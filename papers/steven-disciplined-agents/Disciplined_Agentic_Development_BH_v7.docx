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A8489A" w14:textId="77777777" w:rsidR="00DC0330" w:rsidRDefault="00000000">
      <w:pPr>
        <w:spacing w:before="2300" w:after="400" w:line="480" w:lineRule="auto"/>
        <w:jc w:val="center"/>
      </w:pPr>
      <w:r>
        <w:rPr>
          <w:rFonts w:cs="Times New Roman"/>
        </w:rPr>
        <w:t>Disciplined Agentic Development:</w:t>
      </w:r>
      <w:r>
        <w:rPr>
          <w:rFonts w:cs="Times New Roman"/>
        </w:rPr>
        <w:br/>
        <w:t>Determining Which Agents to Build First</w:t>
      </w:r>
    </w:p>
    <w:p w14:paraId="52F5FDCF" w14:textId="77777777" w:rsidR="00DC0330" w:rsidRDefault="00000000">
      <w:pPr>
        <w:spacing w:line="480" w:lineRule="auto"/>
        <w:jc w:val="center"/>
      </w:pPr>
      <w:r>
        <w:rPr>
          <w:rFonts w:cs="Times New Roman"/>
        </w:rPr>
        <w:t>Steven E. Phelan</w:t>
      </w:r>
    </w:p>
    <w:p w14:paraId="4216D213" w14:textId="77777777" w:rsidR="00DC0330" w:rsidRDefault="00000000">
      <w:pPr>
        <w:spacing w:line="480" w:lineRule="auto"/>
        <w:jc w:val="center"/>
      </w:pPr>
      <w:r>
        <w:rPr>
          <w:rFonts w:cs="Times New Roman"/>
        </w:rPr>
        <w:t>Gary J. Braswell</w:t>
      </w:r>
    </w:p>
    <w:p w14:paraId="0085EE82" w14:textId="77777777" w:rsidR="00DC0330" w:rsidRDefault="00000000">
      <w:pPr>
        <w:spacing w:line="480" w:lineRule="auto"/>
        <w:jc w:val="center"/>
      </w:pPr>
      <w:r>
        <w:rPr>
          <w:rFonts w:cs="Times New Roman"/>
        </w:rPr>
        <w:t>Buddy Williams</w:t>
      </w:r>
    </w:p>
    <w:p w14:paraId="2D1BAF45" w14:textId="77777777" w:rsidR="00DC0330" w:rsidRDefault="00000000">
      <w:pPr>
        <w:spacing w:before="560" w:after="0" w:line="480" w:lineRule="auto"/>
        <w:jc w:val="center"/>
      </w:pPr>
      <w:r>
        <w:rPr>
          <w:rFonts w:cs="Times New Roman"/>
        </w:rPr>
        <w:t>Corresponding author: Steven E. Phelan</w:t>
      </w:r>
    </w:p>
    <w:p w14:paraId="1A1FACD5" w14:textId="77777777" w:rsidR="00DC0330" w:rsidRDefault="00000000">
      <w:r>
        <w:rPr>
          <w:rFonts w:cs="Times New Roman"/>
        </w:rPr>
        <w:br w:type="page"/>
      </w:r>
    </w:p>
    <w:p w14:paraId="4C362049" w14:textId="77777777" w:rsidR="00DC0330" w:rsidRDefault="00000000">
      <w:pPr>
        <w:keepNext/>
        <w:spacing w:before="160" w:after="0" w:line="480" w:lineRule="auto"/>
        <w:jc w:val="center"/>
      </w:pPr>
      <w:r>
        <w:rPr>
          <w:rFonts w:cs="Times New Roman"/>
          <w:b/>
        </w:rPr>
        <w:lastRenderedPageBreak/>
        <w:t>ABSTRACT</w:t>
      </w:r>
    </w:p>
    <w:p w14:paraId="53817BDA" w14:textId="77777777" w:rsidR="00DC0330" w:rsidRDefault="00000000">
      <w:pPr>
        <w:spacing w:after="0" w:line="480" w:lineRule="auto"/>
      </w:pPr>
      <w:r>
        <w:t>AI agents are beginning to perform commercial work that firms have long pushed onto customers, yet capability forecasts do not tell executives which customer tasks people will actually hand over. Firms are under pressure to move quickly, but neither executives nor customers necessarily know in advance what work customers will delegate or how reliable an agent must be. This article develops Disciplined Agentic Development, a portfolio method built on two evolving judgments. Required reliability is the customer’s current threshold for delegation, discovered through customer evidence and revised as the concept becomes tangible. Attainable reliability is the dependable performance the firm can demonstrate across the whole workflow. Task-specific factors place tasks in four broad quadrants, and the quadrant determines deployment posture. Scores are placement aids rather than precise measurements. The matrix identifies the feasible opportunity set for delegation, while ordinary portfolio criteria rank projects after they clear the reliability gate. The discipline is to move fast by narrowing the promise, design recovery before expanding scope, and use bounded deployments to learn cheaply. Pharmacy, travel, retail, and field observations show why execution can accelerate faster than organizational learning and why firms that overpromise can lose the learning advantage.</w:t>
      </w:r>
    </w:p>
    <w:p w14:paraId="29794EEF" w14:textId="77777777" w:rsidR="00DC0330" w:rsidRDefault="00000000">
      <w:pPr>
        <w:spacing w:after="0" w:line="480" w:lineRule="auto"/>
      </w:pPr>
      <w:r>
        <w:t>Keywords: agentic AI; customer evidence; delegation; reliability; portfolio strategy; customer effort</w:t>
      </w:r>
    </w:p>
    <w:p w14:paraId="2DD60084" w14:textId="77777777" w:rsidR="00DC0330" w:rsidRDefault="00000000">
      <w:r>
        <w:rPr>
          <w:rFonts w:cs="Times New Roman"/>
        </w:rPr>
        <w:br w:type="page"/>
      </w:r>
    </w:p>
    <w:p w14:paraId="05DE8BB1" w14:textId="77777777" w:rsidR="00DC0330" w:rsidRDefault="00000000">
      <w:pPr>
        <w:spacing w:before="160" w:after="0" w:line="480" w:lineRule="auto"/>
        <w:jc w:val="center"/>
      </w:pPr>
      <w:r>
        <w:rPr>
          <w:b/>
        </w:rPr>
        <w:lastRenderedPageBreak/>
        <w:t>1. WHY FIRMS NEED AN AGENT-BUILDING SEQUENCE</w:t>
      </w:r>
    </w:p>
    <w:p w14:paraId="45A1C092" w14:textId="77777777" w:rsidR="00DC0330" w:rsidRDefault="00000000">
      <w:pPr>
        <w:spacing w:after="0" w:line="480" w:lineRule="auto"/>
      </w:pPr>
      <w:r>
        <w:t>The July 2024 CrowdStrike outage grounded Delta Air Lines and stranded more than a million passengers for up to a week. Many travelers spent days piecing together their own recovery. A capable customer agent could have monitored rebooking options, preserved receipts and claims, and reduced the work of getting home. The case makes the promise of agentic commerce easy to see.</w:t>
      </w:r>
    </w:p>
    <w:p w14:paraId="69656E83" w14:textId="77777777" w:rsidR="00DC0330" w:rsidRDefault="00000000">
      <w:pPr>
        <w:spacing w:after="0" w:line="480" w:lineRule="auto"/>
      </w:pPr>
      <w:r>
        <w:t xml:space="preserve">The same case also shows why firms can move too far, too fast. Full autonomous disruption recovery asks an agent to act across changing inventories, policies, and payment systems while the cost of a wrong action is rising by the minute. A system that works half the time may have enormous theoretical value and still have no market because customers will not let it act. Customers value low effort </w:t>
      </w:r>
      <w:r>
        <w:fldChar w:fldCharType="begin"/>
      </w:r>
      <w:r>
        <w:instrText>ADDIN paperpile_citation &lt;clusterId&gt;G119N167J557G252&lt;/clusterId&gt;&lt;metadata&gt;&lt;citation&gt;&lt;id&gt;beff9119-90f9-4378-8fa3-6dee3b0ac92e&lt;/id&gt;&lt;/citation&gt;&lt;/metadata&gt;&lt;data&gt;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&lt;/data&gt; \* MERGEFORMAT</w:instrText>
      </w:r>
      <w:r>
        <w:fldChar w:fldCharType="separate"/>
      </w:r>
      <w:r>
        <w:t>(Dixon et al., 2010)</w:t>
      </w:r>
      <w:r>
        <w:fldChar w:fldCharType="end"/>
      </w:r>
      <w:r>
        <w:t xml:space="preserve">, and reliability has long been central to service quality </w:t>
      </w:r>
      <w:r>
        <w:fldChar w:fldCharType="begin"/>
      </w:r>
      <w:r>
        <w:instrText>ADDIN paperpile_citation &lt;clusterId&gt;T861G228V618A323&lt;/clusterId&gt;&lt;metadata&gt;&lt;citation&gt;&lt;id&gt;50325018-b201-42e6-8f5f-5b1cd564f361&lt;/id&gt;&lt;/citation&gt;&lt;/metadata&gt;&lt;data&gt;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&lt;/data&gt; \* MERGEFORMAT</w:instrText>
      </w:r>
      <w:r>
        <w:fldChar w:fldCharType="separate"/>
      </w:r>
      <w:r>
        <w:t>(A. Parasuraman et al., 1988)</w:t>
      </w:r>
      <w:r>
        <w:fldChar w:fldCharType="end"/>
      </w:r>
      <w:r>
        <w:t>.</w:t>
      </w:r>
    </w:p>
    <w:p w14:paraId="734D90BF" w14:textId="77777777" w:rsidR="00DC0330" w:rsidRDefault="00000000">
      <w:pPr>
        <w:spacing w:after="0" w:line="480" w:lineRule="auto"/>
      </w:pPr>
      <w:r>
        <w:t xml:space="preserve">Waiting is not a safe response. Mertens et al. </w:t>
      </w:r>
      <w:r>
        <w:fldChar w:fldCharType="begin"/>
      </w:r>
      <w:r>
        <w:instrText>ADDIN paperpile_citation &lt;clusterId&gt;Q127E474A855X558&lt;/clusterId&gt;&lt;metadata&gt;&lt;citation&gt;&lt;id&gt;77e8a4a2-69d4-44e0-9921-5f84ff837a58&lt;/id&gt;&lt;no_author&gt;true&lt;/no_author&gt;&lt;/citation&gt;&lt;/metadata&gt;&lt;data&gt;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&lt;/data&gt; \* MERGEFORMAT</w:instrText>
      </w:r>
      <w:r>
        <w:fldChar w:fldCharType="separate"/>
      </w:r>
      <w:r>
        <w:t>(2026)</w:t>
      </w:r>
      <w:r>
        <w:fldChar w:fldCharType="end"/>
      </w:r>
      <w:r>
        <w:t xml:space="preserve">, using more than seventeen thousand worker evaluations, find broad and rapid gains in AI performance and estimate that many text-based tasks could reach eighty to ninety-five percent success by 2029 at a minimally sufficient quality level. Firms are also under pressure to show progress now. Recent research on AI portfolio management describes organizations trying to capture near-term return while learning what AI can do, often through rapid experimentation and repeated investment decisions </w:t>
      </w:r>
      <w:r w:rsidRPr="00CE1D27">
        <w:rPr>
          <w:highlight w:val="yellow"/>
        </w:rPr>
        <w:t>(</w:t>
      </w:r>
      <w:commentRangeStart w:id="0"/>
      <w:r w:rsidRPr="00CE1D27">
        <w:rPr>
          <w:highlight w:val="yellow"/>
        </w:rPr>
        <w:t>Sturm</w:t>
      </w:r>
      <w:commentRangeEnd w:id="0"/>
      <w:r w:rsidR="00B446AC" w:rsidRPr="00CE1D27">
        <w:rPr>
          <w:rStyle w:val="CommentReference"/>
          <w:sz w:val="24"/>
          <w:szCs w:val="22"/>
          <w:highlight w:val="yellow"/>
        </w:rPr>
        <w:commentReference w:id="0"/>
      </w:r>
      <w:r w:rsidRPr="00CE1D27">
        <w:rPr>
          <w:highlight w:val="yellow"/>
        </w:rPr>
        <w:t xml:space="preserve"> &amp; van Giffen, 2025</w:t>
      </w:r>
      <w:r>
        <w:t>). The managerial problem is therefore not whether to move quickly. It is how to move quickly without making a promise the firm has not learned how to keep.</w:t>
      </w:r>
    </w:p>
    <w:p w14:paraId="01B6E494" w14:textId="77777777" w:rsidR="00DC0330" w:rsidRDefault="00000000">
      <w:pPr>
        <w:spacing w:after="0" w:line="480" w:lineRule="auto"/>
      </w:pPr>
      <w:r>
        <w:t xml:space="preserve">Commercial experience already shows the difference. OpenAI launched Instant Checkout in ChatGPT in September 2025 and withdrew the feature in March 2026 after problems with tax, fraud, inventory synchronization, and multi-item carts. Customers used agents to research and </w:t>
      </w:r>
      <w:r>
        <w:lastRenderedPageBreak/>
        <w:t xml:space="preserve">compare more readily than to buy </w:t>
      </w:r>
      <w:r>
        <w:fldChar w:fldCharType="begin"/>
      </w:r>
      <w:r>
        <w:instrText>ADDIN paperpile_citation &lt;clusterId&gt;A835H282D673B386&lt;/clusterId&gt;&lt;metadata&gt;&lt;citation&gt;&lt;id&gt;24950212-9484-46a0-831a-d55093e1e733&lt;/id&gt;&lt;/citation&gt;&lt;/metadata&gt;&lt;data&gt;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&lt;/data&gt; \* MERGEFORMAT</w:instrText>
      </w:r>
      <w:r>
        <w:fldChar w:fldCharType="separate"/>
      </w:r>
      <w:r>
        <w:t>(Palmer &amp; Capoot, 2026)</w:t>
      </w:r>
      <w:r>
        <w:fldChar w:fldCharType="end"/>
      </w:r>
      <w:r>
        <w:t>. The capability to help with discovery had advanced further than the workflow required to own the transaction.</w:t>
      </w:r>
    </w:p>
    <w:p w14:paraId="606BB889" w14:textId="2CE8C517" w:rsidR="00DC0330" w:rsidRDefault="00000000">
      <w:pPr>
        <w:spacing w:after="0" w:line="480" w:lineRule="auto"/>
      </w:pPr>
      <w:r>
        <w:t>Most firms are better equipped to judge the supply side of that decision than the demand side. AI portfolio methods commonly emphasize economic viability, technical feasibility, or budget availability (</w:t>
      </w:r>
      <w:r w:rsidRPr="00B446AC">
        <w:rPr>
          <w:highlight w:val="yellow"/>
        </w:rPr>
        <w:t xml:space="preserve">Sturm &amp; van Giffen, </w:t>
      </w:r>
      <w:commentRangeStart w:id="1"/>
      <w:r w:rsidRPr="00B446AC">
        <w:rPr>
          <w:highlight w:val="yellow"/>
        </w:rPr>
        <w:t>2025</w:t>
      </w:r>
      <w:commentRangeEnd w:id="1"/>
      <w:r w:rsidR="00884BD0">
        <w:rPr>
          <w:rStyle w:val="CommentReference"/>
          <w:sz w:val="24"/>
          <w:szCs w:val="22"/>
        </w:rPr>
        <w:commentReference w:id="1"/>
      </w:r>
      <w:r>
        <w:t xml:space="preserve">). Those questions matter, but none establishes whether customers will hand the work over. The customer side is often represented by an internal proxy who may be thoughtful and </w:t>
      </w:r>
      <w:r w:rsidR="00884BD0">
        <w:t>well-informed</w:t>
      </w:r>
      <w:r>
        <w:t xml:space="preserve"> but </w:t>
      </w:r>
      <w:r w:rsidR="00884BD0">
        <w:t>remains within</w:t>
      </w:r>
      <w:r>
        <w:t xml:space="preserve"> the firm. A product owner can organize what the firm thinks it knows about customers. The role cannot substitute for customer evidence.</w:t>
      </w:r>
    </w:p>
    <w:p w14:paraId="1F935782" w14:textId="77777777" w:rsidR="00DC0330" w:rsidRDefault="00000000">
      <w:pPr>
        <w:spacing w:after="0" w:line="480" w:lineRule="auto"/>
      </w:pPr>
      <w:commentRangeStart w:id="2"/>
      <w:r>
        <w:t>That weakness is not unique to AI. Stremersch et al. (</w:t>
      </w:r>
      <w:commentRangeStart w:id="3"/>
      <w:r w:rsidRPr="00B446AC">
        <w:rPr>
          <w:highlight w:val="yellow"/>
        </w:rPr>
        <w:t>2025</w:t>
      </w:r>
      <w:commentRangeEnd w:id="3"/>
      <w:r w:rsidR="00B446AC">
        <w:rPr>
          <w:rStyle w:val="CommentReference"/>
          <w:sz w:val="24"/>
          <w:szCs w:val="22"/>
        </w:rPr>
        <w:commentReference w:id="3"/>
      </w:r>
      <w:r>
        <w:t>) find that firms systematically underuse customer insights for innovation, especially practices that require active customer involvement or deliberate insight gathering. Staub et al. (</w:t>
      </w:r>
      <w:commentRangeStart w:id="4"/>
      <w:r w:rsidRPr="00B446AC">
        <w:rPr>
          <w:highlight w:val="yellow"/>
        </w:rPr>
        <w:t>2023</w:t>
      </w:r>
      <w:commentRangeEnd w:id="4"/>
      <w:r w:rsidR="00B446AC">
        <w:rPr>
          <w:rStyle w:val="CommentReference"/>
          <w:sz w:val="24"/>
          <w:szCs w:val="22"/>
        </w:rPr>
        <w:commentReference w:id="4"/>
      </w:r>
      <w:r>
        <w:t>) identify lack of user centricity and premature commitment to an AI solution as recurring project problems. One project in their study began with enthusiasm for a chatbot before the team had established whether users wanted one. The project eventually discovered that they did not.</w:t>
      </w:r>
      <w:commentRangeEnd w:id="2"/>
      <w:r w:rsidR="003D2876">
        <w:rPr>
          <w:rStyle w:val="CommentReference"/>
          <w:sz w:val="24"/>
          <w:szCs w:val="22"/>
        </w:rPr>
        <w:commentReference w:id="2"/>
      </w:r>
    </w:p>
    <w:p w14:paraId="7290EABE" w14:textId="77777777" w:rsidR="00DC0330" w:rsidRDefault="00000000">
      <w:pPr>
        <w:spacing w:after="0" w:line="480" w:lineRule="auto"/>
      </w:pPr>
      <w:r>
        <w:t>Disciplined Agentic Development addresses this gap. It treats customer willingness and production reliability as two evolving judgments that have to be tested together. The firm starts with a small enough promise to learn quickly, observes what customers actually delegate and what the workflow can reliably deliver, and then changes the scope as evidence accumulates. The objective is speed through bounded learning rather than speed through overpromising.</w:t>
      </w:r>
    </w:p>
    <w:p w14:paraId="3C8A7708" w14:textId="77777777" w:rsidR="00DC0330" w:rsidRDefault="00000000">
      <w:pPr>
        <w:spacing w:before="160" w:after="0" w:line="480" w:lineRule="auto"/>
        <w:jc w:val="center"/>
      </w:pPr>
      <w:r>
        <w:rPr>
          <w:b/>
        </w:rPr>
        <w:t>2. CUSTOMERS DO NOT ARRIVE WITH A RELIABILITY REQUIREMENT</w:t>
      </w:r>
    </w:p>
    <w:p w14:paraId="27053910" w14:textId="292D8292" w:rsidR="00DC0330" w:rsidRDefault="00000000">
      <w:pPr>
        <w:spacing w:after="0" w:line="480" w:lineRule="auto"/>
      </w:pPr>
      <w:r>
        <w:t xml:space="preserve">Commercial delegation transfers some of the customer’s work to another party, tool, or institution. Consumer research treats delegation as a question of when people hand over a task </w:t>
      </w:r>
      <w:r>
        <w:lastRenderedPageBreak/>
        <w:t xml:space="preserve">and how much authority they transfer with it </w:t>
      </w:r>
      <w:r>
        <w:fldChar w:fldCharType="begin"/>
      </w:r>
      <w:r>
        <w:instrText>ADDIN paperpile_citation &lt;clusterId&gt;U962I329X619V433&lt;/clusterId&gt;&lt;metadata&gt;&lt;citation&gt;&lt;id&gt;f2ec201e-7a5f-4ad6-ab52-649de12e8269&lt;/id&gt;&lt;/citation&gt;&lt;citation&gt;&lt;id&gt;c631ed8f-3531-4521-9161-e1b993b7d4ac&lt;/id&gt;&lt;/citation&gt;&lt;/metadata&gt;&lt;data&gt;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&lt;/data&gt; \* MERGEFORMAT</w:instrText>
      </w:r>
      <w:r>
        <w:fldChar w:fldCharType="separate"/>
      </w:r>
      <w:r>
        <w:t>(Aggarwal &amp; Mazumdar, 2008; de Bellis &amp; Venkataramani Johar, 2020)</w:t>
      </w:r>
      <w:r>
        <w:fldChar w:fldCharType="end"/>
      </w:r>
      <w:r>
        <w:t xml:space="preserve">. Customers also offload work without fully delegating it. A guidebook reduces search. A travel agent recommends and books. A personal assistant can manage most of a journey. Each arrangement changes how much work stays with the customer and how much discretion moves elsewhere. Customers count that effort </w:t>
      </w:r>
      <w:r w:rsidR="007C1FBC">
        <w:t>as part of perceived value,</w:t>
      </w:r>
      <w:r>
        <w:t xml:space="preserve"> even when firms do not record it directly </w:t>
      </w:r>
      <w:r>
        <w:fldChar w:fldCharType="begin"/>
      </w:r>
      <w:r>
        <w:instrText>ADDIN paperpile_citation &lt;clusterId&gt;M975Z953P643T436&lt;/clusterId&gt;&lt;metadata&gt;&lt;citation&gt;&lt;id&gt;3e196527-7d57-474a-9567-6572e21a0394&lt;/id&gt;&lt;/citation&gt;&lt;citation&gt;&lt;id&gt;55f636bb-c5fc-4aa7-b411-50be2b99ac9c&lt;/id&gt;&lt;/citation&gt;&lt;/metadata&gt;&lt;data&gt;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&lt;/data&gt; \* MERGEFORMAT</w:instrText>
      </w:r>
      <w:r>
        <w:fldChar w:fldCharType="separate"/>
      </w:r>
      <w:r>
        <w:t>(Lemon &amp; Verhoef, 2016; Zeithaml, 1988)</w:t>
      </w:r>
      <w:r>
        <w:fldChar w:fldCharType="end"/>
      </w:r>
      <w:r>
        <w:t>.</w:t>
      </w:r>
    </w:p>
    <w:p w14:paraId="0E6AD569" w14:textId="18A9CF5C" w:rsidR="00DC0330" w:rsidRDefault="00000000">
      <w:pPr>
        <w:spacing w:after="0" w:line="480" w:lineRule="auto"/>
      </w:pPr>
      <w:r>
        <w:t xml:space="preserve">Machine-based offloading is also </w:t>
      </w:r>
      <w:commentRangeStart w:id="5"/>
      <w:r>
        <w:t>old</w:t>
      </w:r>
      <w:commentRangeEnd w:id="5"/>
      <w:r w:rsidR="00A922FD">
        <w:rPr>
          <w:rStyle w:val="CommentReference"/>
          <w:sz w:val="24"/>
          <w:szCs w:val="22"/>
        </w:rPr>
        <w:commentReference w:id="5"/>
      </w:r>
      <w:r>
        <w:t xml:space="preserve">. Banking apps, online travel filters, and rule-based workflows have removed customer work for years. Generative AI changes the boundary because it can interpret less structured requests and connect them to workflows. The important change is not the </w:t>
      </w:r>
      <w:r w:rsidR="002564D9">
        <w:t>first appearance of machine delegation</w:t>
      </w:r>
      <w:r>
        <w:t xml:space="preserve">. It is the expansion of the customer situations that a machine can interpret well enough to enter an automated process </w:t>
      </w:r>
      <w:r>
        <w:fldChar w:fldCharType="begin"/>
      </w:r>
      <w:r>
        <w:instrText>ADDIN paperpile_citation &lt;clusterId&gt;P713D761Z451W874&lt;/clusterId&gt;&lt;metadata&gt;&lt;citation&gt;&lt;id&gt;fc2af3ff-097b-42f3-8ea8-452648e3602f&lt;/id&gt;&lt;/citation&gt;&lt;/metadata&gt;&lt;data&gt;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&lt;/data&gt; \* MERGEFORMAT</w:instrText>
      </w:r>
      <w:r>
        <w:fldChar w:fldCharType="separate"/>
      </w:r>
      <w:r>
        <w:t>(Engel, Ebel, &amp; Leimeister, 2022)</w:t>
      </w:r>
      <w:r>
        <w:fldChar w:fldCharType="end"/>
      </w:r>
      <w:r>
        <w:t>.</w:t>
      </w:r>
    </w:p>
    <w:p w14:paraId="3389D245" w14:textId="0F5F9097" w:rsidR="00DC0330" w:rsidRDefault="00000000">
      <w:pPr>
        <w:spacing w:after="0" w:line="480" w:lineRule="auto"/>
      </w:pPr>
      <w:r>
        <w:t xml:space="preserve">Delegation creates value by reducing the total work </w:t>
      </w:r>
      <w:r w:rsidR="002564D9">
        <w:t>required to get</w:t>
      </w:r>
      <w:r>
        <w:t xml:space="preserve"> something done. AI can lower the production cost of assistant-like service enough to make it economical for ordinary transactions </w:t>
      </w:r>
      <w:r>
        <w:fldChar w:fldCharType="begin"/>
      </w:r>
      <w:r>
        <w:instrText>ADDIN paperpile_citation &lt;clusterId&gt;D992R388N649K463&lt;/clusterId&gt;&lt;metadata&gt;&lt;citation&gt;&lt;id&gt;a64dbb20-72b8-48a6-b654-53dcfee4e467&lt;/id&gt;&lt;/citation&gt;&lt;/metadata&gt;&lt;data&gt;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&lt;/data&gt; \* MERGEFORMAT</w:instrText>
      </w:r>
      <w:r>
        <w:fldChar w:fldCharType="separate"/>
      </w:r>
      <w:r>
        <w:t>(Agrawal et al., 2018)</w:t>
      </w:r>
      <w:r>
        <w:fldChar w:fldCharType="end"/>
      </w:r>
      <w:r>
        <w:t xml:space="preserve">. The customer still bears the cost of specifying the request and dealing with mistakes. Agency costs remain when a delegate may serve the firm’s incentives rather than the customer’s </w:t>
      </w:r>
      <w:r>
        <w:fldChar w:fldCharType="begin"/>
      </w:r>
      <w:r>
        <w:instrText>ADDIN paperpile_citation &lt;clusterId&gt;D642Q629G319K193&lt;/clusterId&gt;&lt;metadata&gt;&lt;citation&gt;&lt;id&gt;5c2973ee-d604-4ff1-9a1c-b64df4fba72d&lt;/id&gt;&lt;/citation&gt;&lt;citation&gt;&lt;id&gt;51970632-17c5-4ef7-ab1b-51be53292f52&lt;/id&gt;&lt;/citation&gt;&lt;citation&gt;&lt;id&gt;b2d2ca98-87b9-4e49-a271-595eb4d7d30c&lt;/id&gt;&lt;/citation&gt;&lt;/metadata&gt;&lt;data&gt;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&lt;/data&gt; \* MERGEFORMAT</w:instrText>
      </w:r>
      <w:r>
        <w:fldChar w:fldCharType="separate"/>
      </w:r>
      <w:r>
        <w:t>(Coase, 1993; Jensen &amp; Meckling, 1976; Williamson, 2007)</w:t>
      </w:r>
      <w:r>
        <w:fldChar w:fldCharType="end"/>
      </w:r>
      <w:r>
        <w:t>. A useful agent removes more work than it creates. An unreliable agent merely moves the work into monitoring and cleanup.</w:t>
      </w:r>
    </w:p>
    <w:p w14:paraId="49547297" w14:textId="5654A4C3" w:rsidR="00DC0330" w:rsidRDefault="00000000">
      <w:pPr>
        <w:spacing w:after="0" w:line="480" w:lineRule="auto"/>
      </w:pPr>
      <w:r>
        <w:t xml:space="preserve">The customer cannot always tell the firm in advance </w:t>
      </w:r>
      <w:commentRangeStart w:id="6"/>
      <w:r>
        <w:t>where that boundary lies</w:t>
      </w:r>
      <w:commentRangeEnd w:id="6"/>
      <w:r w:rsidR="00A5250C">
        <w:rPr>
          <w:rStyle w:val="CommentReference"/>
          <w:sz w:val="24"/>
          <w:szCs w:val="22"/>
        </w:rPr>
        <w:commentReference w:id="6"/>
      </w:r>
      <w:r>
        <w:t xml:space="preserve">. A novel agent changes what the customer is being asked to delegate, so the preference can develop as the concept becomes tangible. A customer may reject autonomous booking but accept a recommendation. The same customer may </w:t>
      </w:r>
      <w:ins w:id="7" w:author="Gary Braswell" w:date="2026-08-17T12:43:00Z" w16du:dateUtc="2026-08-17T16:43:00Z">
        <w:r w:rsidR="0024650F">
          <w:t>subsequently</w:t>
        </w:r>
        <w:r w:rsidR="00F941DD">
          <w:t xml:space="preserve"> </w:t>
        </w:r>
      </w:ins>
      <w:del w:id="8" w:author="Gary Braswell" w:date="2026-08-17T12:44:00Z" w16du:dateUtc="2026-08-17T16:44:00Z">
        <w:r w:rsidDel="00F941DD">
          <w:delText xml:space="preserve">later </w:delText>
        </w:r>
      </w:del>
      <w:r>
        <w:t>accept</w:t>
      </w:r>
      <w:ins w:id="9" w:author="Gary Braswell" w:date="2026-08-17T12:44:00Z" w16du:dateUtc="2026-08-17T16:44:00Z">
        <w:r w:rsidR="00F941DD">
          <w:t xml:space="preserve"> travel</w:t>
        </w:r>
      </w:ins>
      <w:r>
        <w:t xml:space="preserve"> booking within a </w:t>
      </w:r>
      <w:r>
        <w:lastRenderedPageBreak/>
        <w:t xml:space="preserve">spending cap after seeing the agent work reliably. A failure that had not been imagined can move the boundary in the other direction. The task, the safeguards, and the customer’s willingness to delegate can all change </w:t>
      </w:r>
      <w:del w:id="10" w:author="Gary Braswell" w:date="2026-08-17T12:44:00Z" w16du:dateUtc="2026-08-17T16:44:00Z">
        <w:r w:rsidDel="00B758FC">
          <w:delText>while the firm is learning</w:delText>
        </w:r>
      </w:del>
      <w:ins w:id="11" w:author="Gary Braswell" w:date="2026-08-17T12:45:00Z" w16du:dateUtc="2026-08-17T16:45:00Z">
        <w:r w:rsidR="00CC3C01">
          <w:t>as</w:t>
        </w:r>
      </w:ins>
      <w:ins w:id="12" w:author="Gary Braswell" w:date="2026-08-17T12:44:00Z" w16du:dateUtc="2026-08-17T16:44:00Z">
        <w:r w:rsidR="00B758FC">
          <w:t xml:space="preserve"> the firm learns</w:t>
        </w:r>
      </w:ins>
      <w:r>
        <w:t>.</w:t>
      </w:r>
    </w:p>
    <w:p w14:paraId="47BCD64F" w14:textId="77777777" w:rsidR="00DC0330" w:rsidRDefault="00000000">
      <w:pPr>
        <w:spacing w:after="0" w:line="480" w:lineRule="auto"/>
      </w:pPr>
      <w:r>
        <w:t>Stremersch et al. (</w:t>
      </w:r>
      <w:commentRangeStart w:id="13"/>
      <w:r>
        <w:t>2025</w:t>
      </w:r>
      <w:commentRangeEnd w:id="13"/>
      <w:r w:rsidR="00CC3C01">
        <w:rPr>
          <w:rStyle w:val="CommentReference"/>
          <w:sz w:val="24"/>
          <w:szCs w:val="22"/>
        </w:rPr>
        <w:commentReference w:id="13"/>
      </w:r>
      <w:r>
        <w:t>) provide a useful way to understand this process. Customer insight can come from direct voice-of-the-customer methods, but it can also come from observing behavior, testing prototypes, or interpreting what happened after launch. Their customer-insights process continues through application and tracking, with feedback loops that return new evidence to earlier judgments. Co-creation is one useful source of evidence rather than a one-time requirements exercise.</w:t>
      </w:r>
    </w:p>
    <w:p w14:paraId="32766B2B" w14:textId="77777777" w:rsidR="00DC0330" w:rsidRDefault="00000000">
      <w:pPr>
        <w:spacing w:after="0" w:line="480" w:lineRule="auto"/>
      </w:pPr>
      <w:commentRangeStart w:id="14"/>
      <w:r>
        <w:t>This distinction matters for agent development. Interviews and co-creation sessions can produce a hypothesis about what customers will delegate, but behavior tests that hypothesis. Prototype use shows where customers intervene. Pilots show when they abandon the agent or accept a recovery path. Production use reveals which failures customers forgive and which ones destroy willingness to delegate</w:t>
      </w:r>
      <w:commentRangeEnd w:id="14"/>
      <w:r w:rsidR="00940797">
        <w:rPr>
          <w:rStyle w:val="CommentReference"/>
          <w:sz w:val="24"/>
          <w:szCs w:val="22"/>
        </w:rPr>
        <w:commentReference w:id="14"/>
      </w:r>
      <w:r>
        <w:t>. Required reliability is therefore not a requirement that a product owner collects once and hands to engineering. It is a current estimate that becomes better as customers and the firm learn what the agentic service actually is.</w:t>
      </w:r>
    </w:p>
    <w:p w14:paraId="03FA1BA1" w14:textId="77777777" w:rsidR="00DC0330" w:rsidRDefault="00000000">
      <w:pPr>
        <w:spacing w:before="160" w:after="0" w:line="480" w:lineRule="auto"/>
        <w:jc w:val="center"/>
      </w:pPr>
      <w:r>
        <w:rPr>
          <w:b/>
        </w:rPr>
        <w:t>3. TWO RELIABILITIES THAT MOVE WITH THE EVIDENCE</w:t>
      </w:r>
    </w:p>
    <w:p w14:paraId="2D029C26" w14:textId="77777777" w:rsidR="00DC0330" w:rsidRDefault="00000000">
      <w:pPr>
        <w:spacing w:before="120" w:after="0" w:line="480" w:lineRule="auto"/>
        <w:jc w:val="center"/>
      </w:pPr>
      <w:r>
        <w:rPr>
          <w:b/>
        </w:rPr>
        <w:t>3.1 Required reliability is the current customer threshold</w:t>
      </w:r>
    </w:p>
    <w:p w14:paraId="582D1B2B" w14:textId="77777777" w:rsidR="00DC0330" w:rsidRDefault="00000000">
      <w:pPr>
        <w:spacing w:after="0" w:line="480" w:lineRule="auto"/>
      </w:pPr>
      <w:r>
        <w:t xml:space="preserve">Required reliability is the dependability customers currently require before delegating a particular task in a particular form. It is a demand-side threshold, not an engineering constant. Customers compare the proposed form of delegation with the way the task is handled now. A painful pharmacy benefit process or a telecom cancellation designed around retention friction </w:t>
      </w:r>
      <w:r>
        <w:lastRenderedPageBreak/>
        <w:t>gives an imperfect agent room to improve the customer’s position. An existing process that is easy and trusted raises the bar.</w:t>
      </w:r>
    </w:p>
    <w:p w14:paraId="557837C2" w14:textId="77777777" w:rsidR="00DC0330" w:rsidRDefault="00000000">
      <w:pPr>
        <w:spacing w:after="0" w:line="480" w:lineRule="auto"/>
      </w:pPr>
      <w:r>
        <w:t>The threshold rises with the consequences of a wrong result. A restaurant suggestion can be ignored. A bad rebooking can create new charges and missed connections. A wrong medication action can create immediate harm. Reversibility and remediation burden therefore matter because they determine what the customer inherits when the agent is wrong. Customers also care whether the agent’s discretion appears aligned with their interests. A guarantee or a capped action can lower the customer’s exposure even when the underlying model has not changed.</w:t>
      </w:r>
    </w:p>
    <w:p w14:paraId="7FFFDFF8" w14:textId="77777777" w:rsidR="00DC0330" w:rsidRDefault="00000000">
      <w:pPr>
        <w:spacing w:after="0" w:line="480" w:lineRule="auto"/>
      </w:pPr>
      <w:r>
        <w:t>Required reliability is a first-order demand constraint because value can collapse below the threshold. An agent can promise a large payoff and still create little customer value if people will not authorize it to act. This is why required reliability does not belong inside a general ROI score. ROI becomes meaningful after the delegation proposition is viable. The firm first has to establish that customers are willing to hand over the task at the proposed level of authority.</w:t>
      </w:r>
    </w:p>
    <w:p w14:paraId="16402CC6" w14:textId="77777777" w:rsidR="00DC0330" w:rsidRDefault="00000000">
      <w:pPr>
        <w:spacing w:after="0" w:line="480" w:lineRule="auto"/>
      </w:pPr>
      <w:r>
        <w:t>No internal role owns that threshold. Executives and product teams can form an initial judgment, and direct customer research can improve it, but the estimate remains provisional. Stremersch et al. (</w:t>
      </w:r>
      <w:commentRangeStart w:id="15"/>
      <w:r>
        <w:t>2025</w:t>
      </w:r>
      <w:commentRangeEnd w:id="15"/>
      <w:r w:rsidR="00E16D30">
        <w:rPr>
          <w:rStyle w:val="CommentReference"/>
          <w:sz w:val="24"/>
          <w:szCs w:val="22"/>
        </w:rPr>
        <w:commentReference w:id="15"/>
      </w:r>
      <w:r>
        <w:t>) show that firms often underuse precisely the customer-insight activities that require direct involvement or deliberate evidence gathering. The practical implication is that the demand-side score should be traceable to current customer evidence. The strongest evidence comes from behavior once customers can experience the actual proposition.</w:t>
      </w:r>
    </w:p>
    <w:p w14:paraId="37026F30" w14:textId="77777777" w:rsidR="00DC0330" w:rsidRDefault="00000000">
      <w:pPr>
        <w:spacing w:before="120" w:after="0" w:line="480" w:lineRule="auto"/>
        <w:jc w:val="center"/>
      </w:pPr>
      <w:r>
        <w:rPr>
          <w:b/>
        </w:rPr>
        <w:t>3.2 Attainable reliability is workflow reliability</w:t>
      </w:r>
    </w:p>
    <w:p w14:paraId="7370544F" w14:textId="18478B9B" w:rsidR="00DC0330" w:rsidRDefault="00000000">
      <w:pPr>
        <w:spacing w:after="0" w:line="480" w:lineRule="auto"/>
      </w:pPr>
      <w:r>
        <w:t xml:space="preserve">Attainable reliability is the dependable performance the firm can deliver in production. It is not </w:t>
      </w:r>
      <w:ins w:id="16" w:author="Gary Braswell" w:date="2026-08-17T13:22:00Z" w16du:dateUtc="2026-08-17T17:22:00Z">
        <w:r w:rsidR="000476D8">
          <w:t xml:space="preserve">simply </w:t>
        </w:r>
      </w:ins>
      <w:r>
        <w:t>model accuracy. A model can classify requests well in a test</w:t>
      </w:r>
      <w:ins w:id="17" w:author="Gary Braswell" w:date="2026-08-17T13:22:00Z" w16du:dateUtc="2026-08-17T17:22:00Z">
        <w:r w:rsidR="000476D8">
          <w:t>,</w:t>
        </w:r>
      </w:ins>
      <w:r>
        <w:t xml:space="preserve"> while the customer-facing service fails because an integration is stale, an outcome cannot be verified, or no recovery state </w:t>
      </w:r>
      <w:r>
        <w:lastRenderedPageBreak/>
        <w:t xml:space="preserve">exists. Reliable delegation depends on the workflow that surrounds the model </w:t>
      </w:r>
      <w:r>
        <w:fldChar w:fldCharType="begin"/>
      </w:r>
      <w:r>
        <w:instrText>ADDIN paperpile_citation &lt;clusterId&gt;B594P552L932I655&lt;/clusterId&gt;&lt;metadata&gt;&lt;citation&gt;&lt;id&gt;8d4a6207-5e35-48b7-90e1-e751b3392a4d&lt;/id&gt;&lt;/citation&gt;&lt;/metadata&gt;&lt;data&gt;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&lt;/data&gt; \* MERGEFORMAT</w:instrText>
      </w:r>
      <w:r>
        <w:fldChar w:fldCharType="separate"/>
      </w:r>
      <w:r>
        <w:t>(Engel et al., 2024)</w:t>
      </w:r>
      <w:r>
        <w:fldChar w:fldCharType="end"/>
      </w:r>
      <w:r>
        <w:t>.</w:t>
      </w:r>
    </w:p>
    <w:p w14:paraId="375F4CAA" w14:textId="77777777" w:rsidR="00DC0330" w:rsidRDefault="00000000">
      <w:pPr>
        <w:spacing w:after="0" w:line="480" w:lineRule="auto"/>
      </w:pPr>
      <w:r>
        <w:t>A customer-facing workflow has to interpret the request, choose and execute an action, verify the result, and recover when something fails. A serious weakness in any of those jobs can dominate the customer experience. Finding a hotel does not demonstrate that an agent can manage payment or repair a failed reservation. A successful demonstration therefore says less than production evidence from shadow mode and bounded pilots.</w:t>
      </w:r>
    </w:p>
    <w:p w14:paraId="5E0CFA3C" w14:textId="77777777" w:rsidR="00DC0330" w:rsidRDefault="00000000">
      <w:pPr>
        <w:spacing w:after="0" w:line="480" w:lineRule="auto"/>
      </w:pPr>
      <w:r>
        <w:t xml:space="preserve">Generative models create a particular reliability problem because their outputs are </w:t>
      </w:r>
      <w:commentRangeStart w:id="18"/>
      <w:r>
        <w:t xml:space="preserve">sampled </w:t>
      </w:r>
      <w:commentRangeEnd w:id="18"/>
      <w:r w:rsidR="004F661A">
        <w:rPr>
          <w:rStyle w:val="CommentReference"/>
          <w:sz w:val="24"/>
          <w:szCs w:val="22"/>
        </w:rPr>
        <w:commentReference w:id="18"/>
      </w:r>
      <w:r>
        <w:t>rather than guaranteed. Firms can contain that uncertainty by using the generative model where flexible interpretation is needed and routing the result into structured execution. Low-confidence cases go to a person. The workflow becomes more dependable because the uncertain surface is smaller and failure has a defined recovery path.</w:t>
      </w:r>
    </w:p>
    <w:p w14:paraId="32E8BFE4" w14:textId="77777777" w:rsidR="00DC0330" w:rsidRDefault="00000000">
      <w:pPr>
        <w:spacing w:after="0" w:line="480" w:lineRule="auto"/>
      </w:pPr>
      <w:commentRangeStart w:id="19"/>
      <w:r>
        <w:t>One coauthor saw this pattern in multifamily customer service. A generative front end learned to classify unstructured resident communications while a state-based workflow controlled the customer journey. Within six months, more than eighty percent of journeys were routed without human intervention. That figure was not end-to-end reliability, and treating it as such would overstate what the system had achieved. The important design choice was the fast human escalation path for cases the model could not classify confidently</w:t>
      </w:r>
      <w:commentRangeEnd w:id="19"/>
      <w:r w:rsidR="00533E63">
        <w:rPr>
          <w:rStyle w:val="CommentReference"/>
          <w:sz w:val="24"/>
          <w:szCs w:val="22"/>
        </w:rPr>
        <w:commentReference w:id="19"/>
      </w:r>
      <w:r>
        <w:t xml:space="preserve">. </w:t>
      </w:r>
      <w:commentRangeStart w:id="20"/>
      <w:r>
        <w:t>The bounded promise made the service usable while the team continued learning from the long tail of customer requests</w:t>
      </w:r>
      <w:commentRangeEnd w:id="20"/>
      <w:r w:rsidR="00533E63">
        <w:rPr>
          <w:rStyle w:val="CommentReference"/>
          <w:sz w:val="24"/>
          <w:szCs w:val="22"/>
        </w:rPr>
        <w:commentReference w:id="20"/>
      </w:r>
      <w:r>
        <w:t>.</w:t>
      </w:r>
    </w:p>
    <w:p w14:paraId="26165D7B" w14:textId="257A8ECB" w:rsidR="00DC0330" w:rsidRDefault="00000000">
      <w:pPr>
        <w:spacing w:after="0" w:line="480" w:lineRule="auto"/>
      </w:pPr>
      <w:r>
        <w:t xml:space="preserve">Attainable reliability also changes with organizational learning. Data </w:t>
      </w:r>
      <w:del w:id="21" w:author="Gary Braswell" w:date="2026-08-17T13:28:00Z" w16du:dateUtc="2026-08-17T17:28:00Z">
        <w:r w:rsidDel="00817BC0">
          <w:delText>improve</w:delText>
        </w:r>
      </w:del>
      <w:ins w:id="22" w:author="Gary Braswell" w:date="2026-08-17T13:28:00Z" w16du:dateUtc="2026-08-17T17:28:00Z">
        <w:r w:rsidR="00817BC0">
          <w:t>improves</w:t>
        </w:r>
      </w:ins>
      <w:r>
        <w:t xml:space="preserve">, integrations harden, and recovery paths become more complete as the firm encounters real cases. The task itself may also be narrowed when the evidence shows that one part of the workflow is </w:t>
      </w:r>
      <w:r>
        <w:lastRenderedPageBreak/>
        <w:t>not ready. A matrix position is therefore a current operating judgment rather than a permanent property of a task.</w:t>
      </w:r>
    </w:p>
    <w:p w14:paraId="430CEE62" w14:textId="77777777" w:rsidR="00DC0330" w:rsidRDefault="00000000">
      <w:pPr>
        <w:spacing w:before="120" w:after="0" w:line="480" w:lineRule="auto"/>
        <w:jc w:val="center"/>
      </w:pPr>
      <w:r>
        <w:rPr>
          <w:b/>
        </w:rPr>
        <w:t>3.3 The discipline is to move fast by narrowing the promise</w:t>
      </w:r>
    </w:p>
    <w:p w14:paraId="6221F001" w14:textId="77777777" w:rsidR="00DC0330" w:rsidRDefault="00000000">
      <w:pPr>
        <w:spacing w:after="0" w:line="480" w:lineRule="auto"/>
      </w:pPr>
      <w:r>
        <w:t>Pressure to act quickly creates a temptation to make the agent more ambitious than the evidence supports. Disciplined Agentic Development takes the opposite approach. The firm reduces scope until it can make a promise that is both useful to customers and credible in production. It then learns faster because the promise is small enough to test repeatedly without turning every error into a customer crisis.</w:t>
      </w:r>
    </w:p>
    <w:p w14:paraId="4B013E5D" w14:textId="77777777" w:rsidR="00DC0330" w:rsidRDefault="00000000">
      <w:pPr>
        <w:spacing w:after="0" w:line="480" w:lineRule="auto"/>
      </w:pPr>
      <w:r>
        <w:t xml:space="preserve">Narrowing the promise can take several forms. The agent can recommend before it executes. It can act only inside a defined spending or timing </w:t>
      </w:r>
      <w:commentRangeStart w:id="23"/>
      <w:r>
        <w:t>limit</w:t>
      </w:r>
      <w:commentRangeEnd w:id="23"/>
      <w:r w:rsidR="00F14D78">
        <w:rPr>
          <w:rStyle w:val="CommentReference"/>
          <w:sz w:val="24"/>
          <w:szCs w:val="22"/>
        </w:rPr>
        <w:commentReference w:id="23"/>
      </w:r>
      <w:r>
        <w:t>. A customer can receive an immediate reversal right. Uncertain cases can move to a person before an irreversible action occurs. The design rule is simple: build for failure. Before scope expands, every automated action should have a defined way to detect, reverse, or escalate a bad outcome. These protections change the delegation proposition and can lower the reliability customers require.</w:t>
      </w:r>
    </w:p>
    <w:p w14:paraId="09C25420" w14:textId="77777777" w:rsidR="00DC0330" w:rsidRDefault="00000000">
      <w:pPr>
        <w:spacing w:after="0" w:line="480" w:lineRule="auto"/>
      </w:pPr>
      <w:r>
        <w:t>The learning is joint. Customers discover what work they are prepared to surrender once they experience the service. The firm discovers what the workflow can own reliably and which customer problems it had misunderstood. Each bounded deployment generates new evidence for both axes. A disciplined portfolio therefore contains tasks moving at different speeds rather than a single maturity path that the whole firm climbs together.</w:t>
      </w:r>
    </w:p>
    <w:p w14:paraId="7F21F709" w14:textId="77777777" w:rsidR="00DC0330" w:rsidRDefault="00000000">
      <w:pPr>
        <w:spacing w:before="160" w:after="0" w:line="480" w:lineRule="auto"/>
        <w:jc w:val="center"/>
      </w:pPr>
      <w:r>
        <w:rPr>
          <w:b/>
        </w:rPr>
        <w:t>4. THE RELIABILITY MATRIX</w:t>
      </w:r>
    </w:p>
    <w:p w14:paraId="550F02F0" w14:textId="77777777" w:rsidR="00DC0330" w:rsidRDefault="00000000">
      <w:pPr>
        <w:spacing w:before="120" w:after="0" w:line="480" w:lineRule="auto"/>
        <w:jc w:val="center"/>
      </w:pPr>
      <w:r>
        <w:rPr>
          <w:b/>
        </w:rPr>
        <w:t>4.1 A portfolio gate for delegation</w:t>
      </w:r>
    </w:p>
    <w:p w14:paraId="3BF095F7" w14:textId="77777777" w:rsidR="00DC0330" w:rsidRDefault="00000000">
      <w:pPr>
        <w:spacing w:after="0" w:line="480" w:lineRule="auto"/>
      </w:pPr>
      <w:r>
        <w:t xml:space="preserve">The GE-McKinsey matrix offers a familiar way to turn the two reliabilities into a portfolio tool. Its original axes were stable while analysts selected and weighted the factors relevant to a </w:t>
      </w:r>
      <w:r>
        <w:lastRenderedPageBreak/>
        <w:t xml:space="preserve">particular business </w:t>
      </w:r>
      <w:r>
        <w:fldChar w:fldCharType="begin"/>
      </w:r>
      <w:r>
        <w:instrText>ADDIN paperpile_citation &lt;clusterId&gt;J221X278M668Q382&lt;/clusterId&gt;&lt;metadata&gt;&lt;citation&gt;&lt;id&gt;6d55d2e9-141b-407b-88ca-bf079353f7a0&lt;/id&gt;&lt;/citation&gt;&lt;/metadata&gt;&lt;data&gt;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&lt;/data&gt; \* MERGEFORMAT</w:instrText>
      </w:r>
      <w:r>
        <w:fldChar w:fldCharType="separate"/>
      </w:r>
      <w:r>
        <w:t>(Hax &amp; Majluf, 1983)</w:t>
      </w:r>
      <w:r>
        <w:fldChar w:fldCharType="end"/>
      </w:r>
      <w:r>
        <w:t>. The Reliability Matrix uses required and attainable reliability as the stable axes and lets the factors vary with the customer task.</w:t>
      </w:r>
    </w:p>
    <w:p w14:paraId="17B60A56" w14:textId="77777777" w:rsidR="00DC0330" w:rsidRDefault="00000000">
      <w:pPr>
        <w:spacing w:after="0" w:line="480" w:lineRule="auto"/>
      </w:pPr>
      <w:r>
        <w:t>Each axis uses a weighted set of task-specific factors scored on a simple one-to-five scale. The weights force the team to state what matters most and why. A highly reversible reorder should not be judged like an irreversible financial action. On the attainable side, one task may be limited by poor data while another lacks a recovery path. The weighted average produces a one-to-five coordinate, but the coordinate is only a coarse placement aid. Decimal differences between tasks do not carry measurement precision.</w:t>
      </w:r>
    </w:p>
    <w:p w14:paraId="3DB74468" w14:textId="77777777" w:rsidR="00DC0330" w:rsidRDefault="00000000">
      <w:pPr>
        <w:spacing w:after="0" w:line="480" w:lineRule="auto"/>
      </w:pPr>
      <w:r>
        <w:t>Table 1 provides an illustrative factor menu. Required-side factors should reflect the customer’s exposure when the agent is wrong and the quality of the existing alternative. Those judgments should be informed by current customer evidence rather than by internal preference alone. Attainable-side factors should reflect the production evidence that bears on dependable execution. The list is a starting point rather than a universal instrument.</w:t>
      </w:r>
    </w:p>
    <w:p w14:paraId="3AC82857" w14:textId="77777777" w:rsidR="00DC0330" w:rsidRDefault="00000000">
      <w:pPr>
        <w:spacing w:after="0" w:line="480" w:lineRule="auto"/>
        <w:jc w:val="center"/>
      </w:pPr>
      <w:r>
        <w:rPr>
          <w:i/>
        </w:rPr>
        <w:t>[Insert Table 1 about here]</w:t>
      </w:r>
    </w:p>
    <w:p w14:paraId="2BC0744A" w14:textId="77777777" w:rsidR="00DC0330" w:rsidRDefault="00000000">
      <w:pPr>
        <w:spacing w:after="0" w:line="480" w:lineRule="auto"/>
      </w:pPr>
      <w:r>
        <w:t>The quadrant is the decision output. The coordinate helps the team explain how it got there, and the factor profile shows what would have to change to move the task. Two tasks can occupy the same quadrant for different reasons. One may be held back by ambiguous customer requests while another lacks a reliable recovery path. Summing the two coordinates into a single delegation score would erase that diagnosis.</w:t>
      </w:r>
    </w:p>
    <w:p w14:paraId="1139F6D4" w14:textId="77777777" w:rsidR="00DC0330" w:rsidRDefault="00000000">
      <w:pPr>
        <w:spacing w:after="0" w:line="480" w:lineRule="auto"/>
      </w:pPr>
      <w:r>
        <w:t xml:space="preserve">The matrix is also a </w:t>
      </w:r>
      <w:commentRangeStart w:id="24"/>
      <w:r>
        <w:t xml:space="preserve">gate </w:t>
      </w:r>
      <w:commentRangeEnd w:id="24"/>
      <w:r w:rsidR="00213681">
        <w:rPr>
          <w:rStyle w:val="CommentReference"/>
          <w:sz w:val="24"/>
          <w:szCs w:val="22"/>
        </w:rPr>
        <w:commentReference w:id="24"/>
      </w:r>
      <w:r>
        <w:t xml:space="preserve">rather than a capital-allocation algorithm. It identifies the tasks that are ready for a particular deployment posture. </w:t>
      </w:r>
      <w:commentRangeStart w:id="25"/>
      <w:r>
        <w:t>If several tasks occupy the same eligible region, the firm can rank them with its ordinary strategic and financial criteria</w:t>
      </w:r>
      <w:commentRangeEnd w:id="25"/>
      <w:r w:rsidR="00406BAA">
        <w:rPr>
          <w:rStyle w:val="CommentReference"/>
          <w:sz w:val="24"/>
          <w:szCs w:val="22"/>
        </w:rPr>
        <w:commentReference w:id="25"/>
      </w:r>
      <w:r>
        <w:t xml:space="preserve">. </w:t>
      </w:r>
      <w:commentRangeStart w:id="26"/>
      <w:r>
        <w:t xml:space="preserve">This sequence keeps a large </w:t>
      </w:r>
      <w:r>
        <w:lastRenderedPageBreak/>
        <w:t>theoretical payoff from overwhelming a reliability constraint. A feature customers will not authorize cannot create the customer value assumed in its business case.</w:t>
      </w:r>
      <w:commentRangeEnd w:id="26"/>
      <w:r w:rsidR="00940774">
        <w:rPr>
          <w:rStyle w:val="CommentReference"/>
          <w:sz w:val="24"/>
          <w:szCs w:val="22"/>
        </w:rPr>
        <w:commentReference w:id="26"/>
      </w:r>
    </w:p>
    <w:p w14:paraId="77BEE27A" w14:textId="77777777" w:rsidR="00DC0330" w:rsidRDefault="00000000">
      <w:pPr>
        <w:spacing w:before="120" w:after="0" w:line="480" w:lineRule="auto"/>
        <w:jc w:val="center"/>
      </w:pPr>
      <w:r>
        <w:rPr>
          <w:b/>
        </w:rPr>
        <w:t>4.2 Four illustrative placements</w:t>
      </w:r>
    </w:p>
    <w:p w14:paraId="71035CC0" w14:textId="77777777" w:rsidR="00DC0330" w:rsidRDefault="00000000">
      <w:pPr>
        <w:spacing w:after="0" w:line="480" w:lineRule="auto"/>
      </w:pPr>
      <w:commentRangeStart w:id="27"/>
      <w:r>
        <w:t>Figure 1 shows four tasks chosen to illustrate the quadrants. A settled generic refill against a valid prescription and existing pharmacist controls is high attainable and low required, so it sits in deploy now. Prior authorization is low attainable and high required, so it remains human in the loop. Rebooking within clear limits is high on both axes and belongs in constrained deployment. Trip inspiration is low on both axes and is better suited to assistance while the workflow improves. The coordinates shown in the figure are illustrative judgments, not measurements.</w:t>
      </w:r>
      <w:commentRangeEnd w:id="27"/>
      <w:r w:rsidR="0071534A">
        <w:rPr>
          <w:rStyle w:val="CommentReference"/>
          <w:sz w:val="24"/>
          <w:szCs w:val="22"/>
        </w:rPr>
        <w:commentReference w:id="27"/>
      </w:r>
    </w:p>
    <w:p w14:paraId="290A2A76" w14:textId="77777777" w:rsidR="00DC0330" w:rsidRDefault="00000000">
      <w:pPr>
        <w:spacing w:after="0" w:line="480" w:lineRule="auto"/>
        <w:jc w:val="center"/>
      </w:pPr>
      <w:r>
        <w:rPr>
          <w:i/>
        </w:rPr>
        <w:t>[Insert Figure 1 about here]</w:t>
      </w:r>
    </w:p>
    <w:p w14:paraId="060BBC53" w14:textId="77777777" w:rsidR="00DC0330" w:rsidRDefault="00000000">
      <w:pPr>
        <w:spacing w:after="0" w:line="480" w:lineRule="auto"/>
      </w:pPr>
      <w:r>
        <w:t>The same nominal task can move as the proposition changes. Adding an immediate reversal may lower required reliability. Restricting a generative step may raise attainable reliability. A pilot may reveal that customers care about a failure mode the team did not anticipate. The matrix is therefore most useful when teams return to it after new customer and production evidence rather than treating the first workshop as a final classification.</w:t>
      </w:r>
    </w:p>
    <w:p w14:paraId="0B446C43" w14:textId="77777777" w:rsidR="00DC0330" w:rsidRDefault="00000000">
      <w:pPr>
        <w:spacing w:before="160" w:after="0" w:line="480" w:lineRule="auto"/>
        <w:jc w:val="center"/>
      </w:pPr>
      <w:r>
        <w:rPr>
          <w:b/>
        </w:rPr>
        <w:t>5. READING THE GRID AS A LEARNING PORTFOLIO</w:t>
      </w:r>
    </w:p>
    <w:p w14:paraId="5AF9EAFA" w14:textId="77777777" w:rsidR="00DC0330" w:rsidRDefault="00000000">
      <w:pPr>
        <w:spacing w:after="0" w:line="480" w:lineRule="auto"/>
      </w:pPr>
      <w:commentRangeStart w:id="28"/>
      <w:r>
        <w:t xml:space="preserve">Deploy now </w:t>
      </w:r>
      <w:commentRangeEnd w:id="28"/>
      <w:r w:rsidR="004B6F95">
        <w:rPr>
          <w:rStyle w:val="CommentReference"/>
          <w:sz w:val="24"/>
          <w:szCs w:val="22"/>
        </w:rPr>
        <w:commentReference w:id="28"/>
      </w:r>
      <w:r>
        <w:t>applies when attainable reliability is high and required reliability is low. The workflow can perform and the customer’s exposure is limited. Order-status lookup, address changes with confirmation, settled reorders, and routine refills fit this posture. Their strategic value is not that they are easy. It is that failure is cheaper to contain, so the firm can buy information about customer behavior, workflow limits, and recovery at relatively low cost.</w:t>
      </w:r>
    </w:p>
    <w:p w14:paraId="40B87234" w14:textId="77777777" w:rsidR="00DC0330" w:rsidRDefault="00000000">
      <w:pPr>
        <w:spacing w:after="0" w:line="480" w:lineRule="auto"/>
      </w:pPr>
      <w:r>
        <w:t xml:space="preserve">Constrained deployment applies when both reliabilities are high. The workflow can act, but the consequences of being wrong require a bounded promise. The agent may need a spending limit </w:t>
      </w:r>
      <w:r>
        <w:lastRenderedPageBreak/>
        <w:t>or a confirmation before execution. Human escalation can remain part of the service. The constraint is part of the product rather than evidence that the agent has failed.</w:t>
      </w:r>
    </w:p>
    <w:p w14:paraId="7F02189E" w14:textId="77777777" w:rsidR="00DC0330" w:rsidRDefault="00000000">
      <w:pPr>
        <w:spacing w:after="0" w:line="480" w:lineRule="auto"/>
      </w:pPr>
      <w:r>
        <w:t>Assist and improve applies when required reliability is low but the workflow is not yet dependable enough for execution. The agent can support discovery or prepare a decision while the firm learns from use. Product discovery and complaint triage often fit because a weak output can be corrected before it creates a transaction. This quadrant is a learning posture rather than a waiting room.</w:t>
      </w:r>
    </w:p>
    <w:p w14:paraId="0E775C8A" w14:textId="77777777" w:rsidR="00DC0330" w:rsidRDefault="00000000">
      <w:pPr>
        <w:spacing w:after="0" w:line="480" w:lineRule="auto"/>
      </w:pPr>
      <w:r>
        <w:t>Human in the loop applies when attainable reliability is low and required reliability is high. The agent can gather evidence and prepare options, but a person retains execution authority. Complex disputes and high-consequence choices remain here until the workflow improves or the task can be reframed into a narrower promise.</w:t>
      </w:r>
    </w:p>
    <w:p w14:paraId="1425C66B" w14:textId="77777777" w:rsidR="00DC0330" w:rsidRDefault="00000000">
      <w:pPr>
        <w:spacing w:after="0" w:line="480" w:lineRule="auto"/>
      </w:pPr>
      <w:r>
        <w:t>The sequence is not a rule that every simple task must be completed before any harder task begins. A firm does not need to exhaust the deploy-now quadrant before moving on. A few bounded builds may be enough to reveal reusable lessons, and firms can run several experiments in parallel when resources permit. The discipline is that each expansion earns its larger promise with evidence. Speed comes from short learning cycles and limited exposure, not from granting broad authority on day one.</w:t>
      </w:r>
    </w:p>
    <w:p w14:paraId="0839B7C3" w14:textId="77777777" w:rsidR="00DC0330" w:rsidRDefault="00000000">
      <w:pPr>
        <w:spacing w:after="0" w:line="480" w:lineRule="auto"/>
      </w:pPr>
      <w:r>
        <w:t>The portfolio will therefore move. Some tasks migrate right as workflow reliability improves. Others move down as safeguards reduce customer exposure. A task can also move in the wrong direction when customer testing reveals a hidden concern or production use exposes a new failure path. A useful portfolio review asks what changed on either side and whether the current deployment posture still follows from the evidence.</w:t>
      </w:r>
    </w:p>
    <w:p w14:paraId="294B72DB" w14:textId="77777777" w:rsidR="00DC0330" w:rsidRDefault="00000000">
      <w:pPr>
        <w:spacing w:before="160" w:after="0" w:line="480" w:lineRule="auto"/>
        <w:jc w:val="center"/>
      </w:pPr>
      <w:commentRangeStart w:id="29"/>
      <w:r>
        <w:rPr>
          <w:b/>
        </w:rPr>
        <w:t>6. WHAT THE MATRIX PREDICTS</w:t>
      </w:r>
      <w:commentRangeEnd w:id="29"/>
      <w:r w:rsidR="0082166F">
        <w:rPr>
          <w:rStyle w:val="CommentReference"/>
          <w:sz w:val="24"/>
          <w:szCs w:val="22"/>
        </w:rPr>
        <w:commentReference w:id="29"/>
      </w:r>
    </w:p>
    <w:p w14:paraId="4E820C2E" w14:textId="77777777" w:rsidR="00DC0330" w:rsidRDefault="00000000">
      <w:pPr>
        <w:spacing w:before="120" w:after="0" w:line="480" w:lineRule="auto"/>
        <w:jc w:val="center"/>
      </w:pPr>
      <w:r>
        <w:rPr>
          <w:b/>
        </w:rPr>
        <w:lastRenderedPageBreak/>
        <w:t>6.1 Pharmacy and the low-end entry</w:t>
      </w:r>
    </w:p>
    <w:p w14:paraId="6E1A2BA2" w14:textId="77777777" w:rsidR="00DC0330" w:rsidRDefault="00000000">
      <w:pPr>
        <w:spacing w:after="0" w:line="480" w:lineRule="auto"/>
      </w:pPr>
      <w:r>
        <w:t>Pharmacy benefits expose how customer friction can become a competitive liability. Opaque prices and difficult prior authorization leave customers unable to predict cost or understand why a claim failed. An agent that can remove even part of that work attacks a source of incumbent protection.</w:t>
      </w:r>
    </w:p>
    <w:p w14:paraId="7D08C768" w14:textId="77777777" w:rsidR="00DC0330" w:rsidRDefault="00000000">
      <w:pPr>
        <w:spacing w:after="0" w:line="480" w:lineRule="auto"/>
      </w:pPr>
      <w:r>
        <w:t>A settled generic refill provides a plausible entry point when the prescription is already valid and clinical controls remain in place. The product identity is standardized, the customer’s preference is known, and transparent pricing makes comparison easier. Mark Cuban Cost Plus Drugs is strategically interesting because it creates an agent-readable path into a market protected by opacity. The agent does not need to make a novel clinical judgment to reduce customer work at this point.</w:t>
      </w:r>
    </w:p>
    <w:p w14:paraId="54D6CDCD" w14:textId="77777777" w:rsidR="00DC0330" w:rsidRDefault="00000000">
      <w:pPr>
        <w:spacing w:after="0" w:line="480" w:lineRule="auto"/>
      </w:pPr>
      <w:r>
        <w:t xml:space="preserve">The harder pharmacy tasks sit elsewhere on the grid. Substitution introduces insurance coordination and clinical judgment. Specialty drugs raise customer exposure. Prior authorization crosses several parties and often lacks a clean recovery path. The pattern resembles low-end entry because a modest task can become the foothold from which a firm accumulates the operating evidence needed to challenge more protected work </w:t>
      </w:r>
      <w:r>
        <w:fldChar w:fldCharType="begin"/>
      </w:r>
      <w:r>
        <w:instrText>ADDIN paperpile_citation &lt;clusterId&gt;B751O811L392I923&lt;/clusterId&gt;&lt;metadata&gt;&lt;citation&gt;&lt;id&gt;dab72550-7f8e-418c-b9e6-24869d833e9b&lt;/id&gt;&lt;/citation&gt;&lt;/metadata&gt;&lt;data&gt;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&lt;/data&gt; \* MERGEFORMAT</w:instrText>
      </w:r>
      <w:r>
        <w:fldChar w:fldCharType="separate"/>
      </w:r>
      <w:r>
        <w:t>(Christensen, 1997)</w:t>
      </w:r>
      <w:r>
        <w:fldChar w:fldCharType="end"/>
      </w:r>
      <w:r>
        <w:t>.</w:t>
      </w:r>
    </w:p>
    <w:p w14:paraId="4FA21667" w14:textId="77777777" w:rsidR="00DC0330" w:rsidRDefault="00000000">
      <w:pPr>
        <w:spacing w:before="120" w:after="0" w:line="480" w:lineRule="auto"/>
        <w:jc w:val="center"/>
      </w:pPr>
      <w:r>
        <w:rPr>
          <w:b/>
        </w:rPr>
        <w:t>6.2 Travel shows why pain is not readiness</w:t>
      </w:r>
    </w:p>
    <w:p w14:paraId="18423A99" w14:textId="77777777" w:rsidR="00DC0330" w:rsidRDefault="00000000">
      <w:pPr>
        <w:spacing w:after="0" w:line="480" w:lineRule="auto"/>
      </w:pPr>
      <w:r>
        <w:t>Travel disruption creates enormous customer pain, but full autonomous recovery remains a high-required, low-attainable task. A useful agent can monitor options and preserve the information needed for a claim long before it should control the entire recovery. Those bounded actions remove work without exposing the customer to the full consequences of a bad rebooking.</w:t>
      </w:r>
    </w:p>
    <w:p w14:paraId="3FCEB681" w14:textId="77777777" w:rsidR="00DC0330" w:rsidRDefault="00000000">
      <w:pPr>
        <w:spacing w:after="0" w:line="480" w:lineRule="auto"/>
      </w:pPr>
      <w:r>
        <w:t xml:space="preserve">Autonomous recovery requires live information across travel providers and must act while options are disappearing. A wrong action can cascade and make the original disruption worse. </w:t>
      </w:r>
      <w:r>
        <w:lastRenderedPageBreak/>
        <w:t>High pain therefore signals a large prize, not readiness. The disciplined response is to carve out smaller promises that customers value now and use them to learn toward the larger problem.</w:t>
      </w:r>
    </w:p>
    <w:p w14:paraId="783C522B" w14:textId="77777777" w:rsidR="00DC0330" w:rsidRDefault="00000000">
      <w:pPr>
        <w:spacing w:before="120" w:after="0" w:line="480" w:lineRule="auto"/>
        <w:jc w:val="center"/>
      </w:pPr>
      <w:r>
        <w:rPr>
          <w:b/>
        </w:rPr>
        <w:t>6.3 Retail discovery moves before checkout</w:t>
      </w:r>
    </w:p>
    <w:p w14:paraId="3D293D9F" w14:textId="77777777" w:rsidR="00DC0330" w:rsidRDefault="00000000">
      <w:pPr>
        <w:spacing w:after="0" w:line="480" w:lineRule="auto"/>
      </w:pPr>
      <w:r>
        <w:t>Retail makes the same distinction visible at a lower level of consequence. Product discovery can tolerate weak classifications because the customer can ignore a poor recommendation. Checkout introduces the dependencies of completing the transaction and creates cleanup when something goes wrong. The early pattern of consumers browsing through agents more readily than buying through them is what the matrix predicts.</w:t>
      </w:r>
    </w:p>
    <w:p w14:paraId="722DDC4B" w14:textId="77777777" w:rsidR="00DC0330" w:rsidRDefault="00000000">
      <w:pPr>
        <w:spacing w:after="0" w:line="480" w:lineRule="auto"/>
      </w:pPr>
      <w:r>
        <w:t>The retail example also shows why required reliability cannot be fixed at the start. Customers who reject broad autonomous checkout may accept an agent that prepares the cart and asks for confirmation. Successful use can later change what feels normal. The product concept and the customer threshold can therefore move together rather than waiting for one side to become known in advance.</w:t>
      </w:r>
    </w:p>
    <w:p w14:paraId="646919C9" w14:textId="77777777" w:rsidR="00DC0330" w:rsidRDefault="00000000">
      <w:pPr>
        <w:spacing w:before="160" w:after="0" w:line="480" w:lineRule="auto"/>
        <w:jc w:val="center"/>
      </w:pPr>
      <w:r>
        <w:rPr>
          <w:b/>
        </w:rPr>
        <w:t>7. THE MATRIX IS ALSO AN ATTACK MAP</w:t>
      </w:r>
    </w:p>
    <w:p w14:paraId="2F0F2DA1" w14:textId="77777777" w:rsidR="00DC0330" w:rsidRDefault="00000000">
      <w:pPr>
        <w:spacing w:after="0" w:line="480" w:lineRule="auto"/>
      </w:pPr>
      <w:r>
        <w:t xml:space="preserve">A task in deploy now can be built by the incumbent, a rival, or the platform behind the customer’s own agent. When a general agent controls search and comparison, the firm risks becoming one input among many that the agent ranks </w:t>
      </w:r>
      <w:r>
        <w:fldChar w:fldCharType="begin"/>
      </w:r>
      <w:r>
        <w:instrText>ADDIN paperpile_citation &lt;clusterId&gt;W676D733Z124W817&lt;/clusterId&gt;&lt;metadata&gt;&lt;citation&gt;&lt;id&gt;c93afd37-2c52-4fbc-b006-8273df9119d9&lt;/id&gt;&lt;/citation&gt;&lt;citation&gt;&lt;id&gt;ba6a1c65-9f03-48df-8a55-5f462c6fb0a3&lt;/id&gt;&lt;/citation&gt;&lt;/metadata&gt;&lt;data&gt;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&lt;/data&gt; \* MERGEFORMAT</w:instrText>
      </w:r>
      <w:r>
        <w:fldChar w:fldCharType="separate"/>
      </w:r>
      <w:r>
        <w:t>(Cui, van Esch, &amp; Kietzmann, 2026; Cui &amp; van Esch, 2025)</w:t>
      </w:r>
      <w:r>
        <w:fldChar w:fldCharType="end"/>
      </w:r>
      <w:r>
        <w:t>. Customer effort that once protected the incumbent becomes an opportunity for somebody else to remove.</w:t>
      </w:r>
    </w:p>
    <w:p w14:paraId="74564BC2" w14:textId="77777777" w:rsidR="00DC0330" w:rsidRDefault="00000000">
      <w:pPr>
        <w:spacing w:after="0" w:line="480" w:lineRule="auto"/>
      </w:pPr>
      <w:r>
        <w:t xml:space="preserve">This makes friction-based margins especially exposed. Search burden and difficult switching can discourage a person who has limited time. An agent can perform the same work repeatedly at low marginal cost. Price opacity also becomes less protective when the agent can maintain a </w:t>
      </w:r>
      <w:r>
        <w:lastRenderedPageBreak/>
        <w:t>current comparison set. The strategic question is whether the customer’s work is becoming easy for somebody else to absorb, regardless of whether the incumbent wants to build an agent.</w:t>
      </w:r>
    </w:p>
    <w:p w14:paraId="2DA53C40" w14:textId="77777777" w:rsidR="00DC0330" w:rsidRDefault="00000000">
      <w:pPr>
        <w:spacing w:after="0" w:line="480" w:lineRule="auto"/>
      </w:pPr>
      <w:r>
        <w:t>Customer agents can also change how service failures matter. A human customer may forget the details of a poor recovery or decide that comparison is not worth the effort. An agent can retain the event as structured information and use it during the next search. Reliability can therefore become an input to future selection more directly than it was when switching depended on human attention.</w:t>
      </w:r>
    </w:p>
    <w:p w14:paraId="370536F2" w14:textId="77777777" w:rsidR="00DC0330" w:rsidRDefault="00000000">
      <w:pPr>
        <w:spacing w:after="0" w:line="480" w:lineRule="auto"/>
      </w:pPr>
      <w:r>
        <w:t xml:space="preserve">Incumbents have an obvious first response. They can remove customer work themselves and make the service easier for external agents to use. </w:t>
      </w:r>
      <w:commentRangeStart w:id="30"/>
      <w:r>
        <w:t>The best starting points are not necessarily the tasks with the largest visible payoff. They are tasks that establish dependable interfaces and recovery paths near the customer relationship the firm most wants to retain</w:t>
      </w:r>
      <w:commentRangeEnd w:id="30"/>
      <w:r w:rsidR="00210E6F">
        <w:rPr>
          <w:rStyle w:val="CommentReference"/>
          <w:sz w:val="24"/>
          <w:szCs w:val="22"/>
        </w:rPr>
        <w:commentReference w:id="30"/>
      </w:r>
      <w:r>
        <w:t>.</w:t>
      </w:r>
    </w:p>
    <w:p w14:paraId="5E19B7A1" w14:textId="77777777" w:rsidR="00DC0330" w:rsidRDefault="00000000">
      <w:pPr>
        <w:spacing w:after="0" w:line="480" w:lineRule="auto"/>
      </w:pPr>
      <w:r>
        <w:t>A second response is to build complements around work that agents have already absorbed. When technology changes how customers perform one task, adjacent products can become more valuable. The strategic question is therefore wider than how to defend the task being automated. Firms should also ask what customers will want once the surrounding work is no longer theirs to do.</w:t>
      </w:r>
    </w:p>
    <w:p w14:paraId="1BA693E7" w14:textId="77777777" w:rsidR="00DC0330" w:rsidRDefault="00000000">
      <w:pPr>
        <w:spacing w:before="160" w:after="0" w:line="480" w:lineRule="auto"/>
        <w:jc w:val="center"/>
      </w:pPr>
      <w:r>
        <w:rPr>
          <w:b/>
        </w:rPr>
        <w:t>8. WHERE DISCIPLINE FAILS IN PRACTICE</w:t>
      </w:r>
    </w:p>
    <w:p w14:paraId="6084B46C" w14:textId="77777777" w:rsidR="00DC0330" w:rsidRDefault="00000000">
      <w:pPr>
        <w:spacing w:after="0" w:line="480" w:lineRule="auto"/>
      </w:pPr>
      <w:r>
        <w:t>The common failure is substituting internal confidence for external evidence. The team may have an executive sponsor, a product owner, and a technically impressive prototype, yet still lack evidence that customers will delegate the proposed task. Staub et al. (</w:t>
      </w:r>
      <w:commentRangeStart w:id="31"/>
      <w:r>
        <w:t>2023</w:t>
      </w:r>
      <w:commentRangeEnd w:id="31"/>
      <w:r w:rsidR="00E163E8">
        <w:rPr>
          <w:rStyle w:val="CommentReference"/>
          <w:sz w:val="24"/>
          <w:szCs w:val="22"/>
        </w:rPr>
        <w:commentReference w:id="31"/>
      </w:r>
      <w:r>
        <w:t>) show how AI teams can define the solution before they understand the user problem. Stremersch et al. (</w:t>
      </w:r>
      <w:commentRangeStart w:id="32"/>
      <w:r>
        <w:t>2025</w:t>
      </w:r>
      <w:commentRangeEnd w:id="32"/>
      <w:r w:rsidR="00E163E8">
        <w:rPr>
          <w:rStyle w:val="CommentReference"/>
          <w:sz w:val="24"/>
          <w:szCs w:val="22"/>
        </w:rPr>
        <w:commentReference w:id="32"/>
      </w:r>
      <w:r>
        <w:t xml:space="preserve">) show that firms continue to underuse customer evidence even while recognizing its importance. </w:t>
      </w:r>
      <w:r>
        <w:lastRenderedPageBreak/>
        <w:t>Agentic systems raise the cost of this old mistake because the system can act on the assumption before the customer has accepted it.</w:t>
      </w:r>
    </w:p>
    <w:p w14:paraId="5E0A7337" w14:textId="77777777" w:rsidR="00DC0330" w:rsidRDefault="00000000">
      <w:pPr>
        <w:spacing w:before="120" w:after="0" w:line="480" w:lineRule="auto"/>
        <w:jc w:val="center"/>
      </w:pPr>
      <w:r>
        <w:rPr>
          <w:b/>
        </w:rPr>
        <w:t>8.1 The hardest customer can teach the wrong lesson</w:t>
      </w:r>
    </w:p>
    <w:p w14:paraId="51F2F8F8" w14:textId="4882B204" w:rsidR="00DC0330" w:rsidRDefault="00000000">
      <w:pPr>
        <w:spacing w:after="0" w:line="480" w:lineRule="auto"/>
      </w:pPr>
      <w:r>
        <w:t xml:space="preserve">Two coauthors observed large software programs that selected the most complex customer or business unit as the initial design center. The assumption was plausible. If the team could solve the hardest case, the simpler cases should follow. In practice, both solutions absorbed </w:t>
      </w:r>
      <w:del w:id="33" w:author="Gary Braswell" w:date="2026-08-17T14:51:00Z" w16du:dateUtc="2026-08-17T18:51:00Z">
        <w:r w:rsidDel="008B0AB2">
          <w:delText xml:space="preserve">local </w:delText>
        </w:r>
      </w:del>
      <w:ins w:id="34" w:author="Gary Braswell" w:date="2026-08-17T14:51:00Z" w16du:dateUtc="2026-08-17T18:51:00Z">
        <w:r w:rsidR="008B0AB2">
          <w:t>bespoke</w:t>
        </w:r>
        <w:r w:rsidR="008B0AB2">
          <w:t xml:space="preserve"> </w:t>
        </w:r>
      </w:ins>
      <w:r>
        <w:t xml:space="preserve">requirements </w:t>
      </w:r>
      <w:ins w:id="35" w:author="Gary Braswell" w:date="2026-08-17T14:51:00Z" w16du:dateUtc="2026-08-17T18:51:00Z">
        <w:r w:rsidR="0055236D">
          <w:t xml:space="preserve">that </w:t>
        </w:r>
      </w:ins>
      <w:del w:id="36" w:author="Gary Braswell" w:date="2026-08-17T14:51:00Z" w16du:dateUtc="2026-08-17T18:51:00Z">
        <w:r w:rsidDel="0055236D">
          <w:delText xml:space="preserve">and </w:delText>
        </w:r>
      </w:del>
      <w:r>
        <w:t>became difficult to generalize. The teams learned a great deal, but some of the learning was specific to an extreme environment.</w:t>
      </w:r>
    </w:p>
    <w:p w14:paraId="714622D3" w14:textId="77777777" w:rsidR="00DC0330" w:rsidRDefault="00000000">
      <w:pPr>
        <w:spacing w:after="0" w:line="480" w:lineRule="auto"/>
      </w:pPr>
      <w:r>
        <w:t>The lesson is not to avoid difficult customers. It is to separate customer pain from a good learning boundary. A highly complex pilot can generate so many special cases that the team cannot tell which capabilities will transfer. The better first experiment is bounded enough to reveal a reusable pattern. A transformation can succeed locally and still produce a poor platform for the wider portfolio.</w:t>
      </w:r>
    </w:p>
    <w:p w14:paraId="2AB2E59A" w14:textId="77777777" w:rsidR="00DC0330" w:rsidRDefault="00000000">
      <w:pPr>
        <w:spacing w:before="120" w:after="0" w:line="480" w:lineRule="auto"/>
        <w:jc w:val="center"/>
      </w:pPr>
      <w:r>
        <w:rPr>
          <w:b/>
        </w:rPr>
        <w:t>8.2 An 80 percent classifier can support a reliable service</w:t>
      </w:r>
    </w:p>
    <w:p w14:paraId="2C1EFC9E" w14:textId="77777777" w:rsidR="00DC0330" w:rsidRDefault="00000000">
      <w:pPr>
        <w:spacing w:after="0" w:line="480" w:lineRule="auto"/>
      </w:pPr>
      <w:r>
        <w:t>A second field observation came from multifamily customer service. Customer requests arrived through free-form email, chat, and phone transcripts, which made a purely deterministic front end impractical. A generative classifier interpreted the request and handed a bounded event to a state-based workflow. The design preserved deterministic control over the customer journey once the intent had been classified.</w:t>
      </w:r>
    </w:p>
    <w:p w14:paraId="3BCE11AA" w14:textId="77777777" w:rsidR="00DC0330" w:rsidRDefault="00000000">
      <w:pPr>
        <w:spacing w:after="0" w:line="480" w:lineRule="auto"/>
      </w:pPr>
      <w:r>
        <w:t xml:space="preserve">After six months, the classifier routed more than eighty percent of journeys without human intervention. The important result was not the percentage alone. The remaining cases had an immediate human path, so an uncertain classification did not become an irreversible customer </w:t>
      </w:r>
      <w:r>
        <w:lastRenderedPageBreak/>
        <w:t>failure. The system could start creating value before the classifier was close to perfect because the promise had been designed around what happened when it was wrong.</w:t>
      </w:r>
    </w:p>
    <w:p w14:paraId="6B887F8C" w14:textId="77777777" w:rsidR="00DC0330" w:rsidRDefault="00000000">
      <w:pPr>
        <w:spacing w:before="120" w:after="0" w:line="480" w:lineRule="auto"/>
        <w:jc w:val="center"/>
      </w:pPr>
      <w:r>
        <w:rPr>
          <w:b/>
        </w:rPr>
        <w:t>8.3 AI can compress execution faster than learning</w:t>
      </w:r>
    </w:p>
    <w:p w14:paraId="6E920110" w14:textId="77777777" w:rsidR="00DC0330" w:rsidRDefault="00000000">
      <w:pPr>
        <w:spacing w:after="0" w:line="480" w:lineRule="auto"/>
      </w:pPr>
      <w:r>
        <w:t>A third field observation came from a software modernization project expected to require more than a year. Coding agents helped the team complete it in four months. The surprising part was where the time went. Much of those four months was spent changing the surrounding practices: writing specifications agents could consume, verifying output at the pace it was generated, and learning what quality control looked like when production accelerated. AI compressed execution time much more than organizational learning time.</w:t>
      </w:r>
    </w:p>
    <w:p w14:paraId="723FAF88" w14:textId="5996062E" w:rsidR="00DC0330" w:rsidRDefault="00000000">
      <w:pPr>
        <w:spacing w:after="0" w:line="480" w:lineRule="auto"/>
      </w:pPr>
      <w:r>
        <w:t>Faster production</w:t>
      </w:r>
      <w:del w:id="37" w:author="Gary Braswell" w:date="2026-08-17T14:53:00Z" w16du:dateUtc="2026-08-17T18:53:00Z">
        <w:r w:rsidDel="00E51930">
          <w:delText xml:space="preserve"> therefore</w:delText>
        </w:r>
      </w:del>
      <w:ins w:id="38" w:author="Gary Braswell" w:date="2026-08-17T14:53:00Z" w16du:dateUtc="2026-08-17T18:53:00Z">
        <w:r w:rsidR="00E51930">
          <w:t>, therefore,</w:t>
        </w:r>
      </w:ins>
      <w:r>
        <w:t xml:space="preserve"> increases the value of disciplined learning rather than removing it. Agents let a firm run more cycles, but each cycle still has to produce usable knowledge about requirements, verification, and failure handling. Model capability can shorten the build without eliminating the learning burden.</w:t>
      </w:r>
    </w:p>
    <w:p w14:paraId="103DE3D4" w14:textId="77777777" w:rsidR="00DC0330" w:rsidRDefault="00000000">
      <w:pPr>
        <w:spacing w:before="120" w:after="0" w:line="480" w:lineRule="auto"/>
        <w:jc w:val="center"/>
      </w:pPr>
      <w:r>
        <w:rPr>
          <w:b/>
        </w:rPr>
        <w:t>8.4 The bottleneck moves as the firm learns</w:t>
      </w:r>
    </w:p>
    <w:p w14:paraId="3159F364" w14:textId="77777777" w:rsidR="00DC0330" w:rsidRDefault="00000000">
      <w:pPr>
        <w:spacing w:after="0" w:line="480" w:lineRule="auto"/>
      </w:pPr>
      <w:r>
        <w:t>At another client, an agent-first quality-assurance workflow moved the bottleneck from producing work to verifying it. The team simplified how instructions were captured so they could feed directly into agent systems, then reorganized around faster review. The product matured unusually quickly. Other agentic initiatives at the same firm struggled because quality problems were blamed on the technology when the surrounding practices had not yet adapted. Attainable reliability improved only after the organization learned where the new constraint had moved.</w:t>
      </w:r>
    </w:p>
    <w:p w14:paraId="62DAFFB8" w14:textId="77777777" w:rsidR="00DC0330" w:rsidRDefault="00000000">
      <w:pPr>
        <w:keepNext/>
        <w:spacing w:before="120" w:after="0" w:line="480" w:lineRule="auto"/>
        <w:jc w:val="center"/>
      </w:pPr>
      <w:r>
        <w:rPr>
          <w:b/>
        </w:rPr>
        <w:lastRenderedPageBreak/>
        <w:t>8.5 Overpromising destroys the learning advantage</w:t>
      </w:r>
    </w:p>
    <w:p w14:paraId="06911F1F" w14:textId="77777777" w:rsidR="00DC0330" w:rsidRDefault="00000000">
      <w:pPr>
        <w:spacing w:after="0" w:line="480" w:lineRule="auto"/>
      </w:pPr>
      <w:r>
        <w:t>A firm under pressure to show progress can reverse this logic by expanding the promise before it has learned how to verify and recover. The impressive demonstration then discovers failures in public that a narrower pilot would have exposed cheaply. Reliability is not a launch claim because production use changes the workflow and reveals cases that testing missed.</w:t>
      </w:r>
    </w:p>
    <w:p w14:paraId="0863A39C" w14:textId="77777777" w:rsidR="00DC0330" w:rsidRDefault="00000000">
      <w:pPr>
        <w:spacing w:after="0" w:line="480" w:lineRule="auto"/>
      </w:pPr>
      <w:r>
        <w:t xml:space="preserve">Late capital does not fully repair the loss. Firms can buy technology and talent quickly, but they cannot buy the operating history that reveals edge cases and improves recovery routines. Those capabilities develop through use and are subject to time compression diseconomies </w:t>
      </w:r>
      <w:r>
        <w:fldChar w:fldCharType="begin"/>
      </w:r>
      <w:r>
        <w:instrText>ADDIN paperpile_citation &lt;clusterId&gt;X723L173A554E275&lt;/clusterId&gt;&lt;metadata&gt;&lt;citation&gt;&lt;id&gt;a5a83cd1-acef-4d53-a24e-c8330ce8a19b&lt;/id&gt;&lt;/citation&gt;&lt;/metadata&gt;&lt;data&gt;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&lt;/data&gt; \* MERGEFORMAT</w:instrText>
      </w:r>
      <w:r>
        <w:fldChar w:fldCharType="separate"/>
      </w:r>
      <w:r>
        <w:t>(Dierickx &amp; Cool, 1989)</w:t>
      </w:r>
      <w:r>
        <w:fldChar w:fldCharType="end"/>
      </w:r>
      <w:r>
        <w:t>. The disciplined firm starts earlier with a smaller promise so that learning compounds before the high-value use case becomes obvious to everyone.</w:t>
      </w:r>
    </w:p>
    <w:p w14:paraId="718845C0" w14:textId="77777777" w:rsidR="00DC0330" w:rsidRDefault="00000000">
      <w:pPr>
        <w:spacing w:before="160" w:after="0" w:line="480" w:lineRule="auto"/>
        <w:jc w:val="center"/>
      </w:pPr>
      <w:r>
        <w:rPr>
          <w:b/>
        </w:rPr>
        <w:t>9. WHAT TO DO MONDAY</w:t>
      </w:r>
    </w:p>
    <w:p w14:paraId="13E8CBCB" w14:textId="77777777" w:rsidR="00DC0330" w:rsidRDefault="00000000">
      <w:pPr>
        <w:spacing w:after="0" w:line="480" w:lineRule="auto"/>
      </w:pPr>
      <w:r>
        <w:t>Start with the customer problem, not the agent. Identify customer work that creates visible friction and form an initial view of what customers might delegate. Treat that view as a hypothesis. The product owner can coordinate the work, but no internal role gets to declare the customer threshold.</w:t>
      </w:r>
    </w:p>
    <w:p w14:paraId="64DED3BB" w14:textId="77777777" w:rsidR="00DC0330" w:rsidRDefault="00000000">
      <w:pPr>
        <w:spacing w:after="0" w:line="480" w:lineRule="auto"/>
      </w:pPr>
      <w:r>
        <w:t>Then choose the smallest useful promise that the firm can test with real customers. The smallest useful promise is not necessarily the easiest task. It is a proposition with enough customer value to matter and low enough failure exposure to learn cheaply. A deploy-now task often fits, but a constrained or assistive posture may be equally useful if it produces evidence toward an important task. The objective is to learn quickly without forcing the customer to absorb the cost of the experiment.</w:t>
      </w:r>
    </w:p>
    <w:p w14:paraId="536D947C" w14:textId="77777777" w:rsidR="00DC0330" w:rsidRDefault="00000000">
      <w:pPr>
        <w:spacing w:after="0" w:line="480" w:lineRule="auto"/>
      </w:pPr>
      <w:r>
        <w:t xml:space="preserve">Score required and attainable reliability from the evidence available today and place the task in a quadrant. The matrix defines the deployment posture rather than the investment rank. If several </w:t>
      </w:r>
      <w:r>
        <w:lastRenderedPageBreak/>
        <w:t>tasks are eligible, use ordinary portfolio criteria to decide which one receives capital first. Strategic return ranks the feasible opportunities. Reliability determines which opportunities are feasible at the proposed level of delegation.</w:t>
      </w:r>
    </w:p>
    <w:p w14:paraId="2DE633F0" w14:textId="77777777" w:rsidR="00DC0330" w:rsidRDefault="00000000">
      <w:pPr>
        <w:spacing w:after="0" w:line="480" w:lineRule="auto"/>
      </w:pPr>
      <w:r>
        <w:t>Measure what customers do after the concept becomes real. Watch whether they delegate, intervene, escalate, abandon, or return after a failure. At the same time, collect production evidence about where the workflow breaks and how recovery performs. Those observations change the next version of the task and may change both reliability judgments.</w:t>
      </w:r>
    </w:p>
    <w:p w14:paraId="73633E53" w14:textId="610BBCAE" w:rsidR="00DC0330" w:rsidRDefault="00000000">
      <w:pPr>
        <w:spacing w:after="0" w:line="480" w:lineRule="auto"/>
      </w:pPr>
      <w:r>
        <w:t>One person should own this learning portfolio and the rules for moving tasks across the grid. That person owns the experiment, not the answer. The role does not own the customer threshold. Its job is to keep customer evidence and production evidence in the same decision, prevent recommendation</w:t>
      </w:r>
      <w:ins w:id="39" w:author="Gary Braswell" w:date="2026-08-17T14:56:00Z" w16du:dateUtc="2026-08-17T18:56:00Z">
        <w:r w:rsidR="008E4546">
          <w:t>s</w:t>
        </w:r>
      </w:ins>
      <w:r>
        <w:t xml:space="preserve"> from sliding into execution without support, and</w:t>
      </w:r>
      <w:ins w:id="40" w:author="Gary Braswell" w:date="2026-08-17T14:57:00Z" w16du:dateUtc="2026-08-17T18:57:00Z">
        <w:r w:rsidR="000D3A88">
          <w:t xml:space="preserve"> ensure</w:t>
        </w:r>
      </w:ins>
      <w:r>
        <w:t xml:space="preserve"> </w:t>
      </w:r>
      <w:del w:id="41" w:author="Gary Braswell" w:date="2026-08-17T14:57:00Z" w16du:dateUtc="2026-08-17T18:57:00Z">
        <w:r w:rsidDel="000D3A88">
          <w:delText xml:space="preserve">make sure </w:delText>
        </w:r>
      </w:del>
      <w:r>
        <w:t>each automated action has a recovery path.</w:t>
      </w:r>
    </w:p>
    <w:p w14:paraId="415AE293" w14:textId="77777777" w:rsidR="00DC0330" w:rsidRDefault="00000000">
      <w:pPr>
        <w:spacing w:after="0" w:line="480" w:lineRule="auto"/>
      </w:pPr>
      <w:r>
        <w:t>Disciplined Agentic Development is not a case for moving slowly. Firms face real competitive pressure, and waiting for certainty guarantees that somebody else will learn first. The discipline is to start small enough to learn quickly and expand only as customer behavior and production evidence justify the larger promise. It is how a firm moves fast without overpromising and underdelivering.</w:t>
      </w:r>
    </w:p>
    <w:p w14:paraId="56B2F4F2" w14:textId="77777777" w:rsidR="00DC0330" w:rsidRDefault="00000000">
      <w:pPr>
        <w:keepNext/>
        <w:spacing w:before="160" w:after="0" w:line="480" w:lineRule="auto"/>
        <w:jc w:val="center"/>
      </w:pPr>
      <w:r>
        <w:rPr>
          <w:rFonts w:cs="Times New Roman"/>
          <w:b/>
        </w:rPr>
        <w:t>AI DISCLOSURE</w:t>
      </w:r>
    </w:p>
    <w:p w14:paraId="2A6BD60F" w14:textId="77777777" w:rsidR="00DC0330" w:rsidRDefault="00000000">
      <w:pPr>
        <w:spacing w:after="0" w:line="480" w:lineRule="auto"/>
        <w:ind w:firstLine="720"/>
      </w:pPr>
      <w:r>
        <w:rPr>
          <w:rFonts w:cs="Times New Roman"/>
        </w:rPr>
        <w:t>The authors used generative AI (GPT-5/Claude) to critique versions of this document and recommend ideas. We also used Grammarly for grammar and spelling corrections. The authors made the substantive choices, independently verified the facts and citations, and accept responsibility for the accuracy and integrity of the manuscript.</w:t>
      </w:r>
    </w:p>
    <w:p w14:paraId="05FFD7BE" w14:textId="77777777" w:rsidR="00DC0330" w:rsidRDefault="00000000">
      <w:pPr>
        <w:keepNext/>
        <w:spacing w:before="160" w:after="0" w:line="480" w:lineRule="auto"/>
        <w:jc w:val="center"/>
      </w:pPr>
      <w:commentRangeStart w:id="42"/>
      <w:r>
        <w:rPr>
          <w:rFonts w:cs="Times New Roman"/>
          <w:b/>
        </w:rPr>
        <w:lastRenderedPageBreak/>
        <w:t>REFERENCES</w:t>
      </w:r>
    </w:p>
    <w:p w14:paraId="430442C7" w14:textId="77777777" w:rsidR="00DC0330" w:rsidRDefault="00000000">
      <w:pPr>
        <w:spacing w:after="0" w:line="480" w:lineRule="auto"/>
      </w:pPr>
      <w:r>
        <w:t>Aggarwal, P., &amp; Mazumdar, T. (2008). Decision delegation: A conceptualization and empirical investigation. Psychology &amp; Marketing, 25(1), 71–93.</w:t>
      </w:r>
    </w:p>
    <w:p w14:paraId="1582B353" w14:textId="77777777" w:rsidR="00DC0330" w:rsidRDefault="00000000">
      <w:pPr>
        <w:spacing w:after="0" w:line="480" w:lineRule="auto"/>
      </w:pPr>
      <w:r>
        <w:t>Agrawal, A., Gans, J., &amp; Goldfarb, A. (2018). Prediction machines: The simple economics of artificial intelligence. Harvard Business Review Press.</w:t>
      </w:r>
    </w:p>
    <w:p w14:paraId="52262143" w14:textId="77777777" w:rsidR="00DC0330" w:rsidRDefault="00000000">
      <w:pPr>
        <w:spacing w:after="0" w:line="480" w:lineRule="auto"/>
      </w:pPr>
      <w:r>
        <w:t>Christensen, C. M. (1997). The innovator’s dilemma: When new technologies cause great firms to fail. Harvard Business School Press.</w:t>
      </w:r>
    </w:p>
    <w:p w14:paraId="1BD6E454" w14:textId="77777777" w:rsidR="00DC0330" w:rsidRDefault="00000000">
      <w:pPr>
        <w:spacing w:after="0" w:line="480" w:lineRule="auto"/>
      </w:pPr>
      <w:r>
        <w:t>Coase, R. H. (1993). The nature of the firm (1937). In O. E. Williamson &amp; S. G. Winter (Eds.), The nature of the firm: Origins, evolution, and development (pp. 18–33). Oxford University Press.</w:t>
      </w:r>
      <w:commentRangeEnd w:id="42"/>
      <w:r w:rsidR="002005D2">
        <w:rPr>
          <w:rStyle w:val="CommentReference"/>
          <w:sz w:val="24"/>
          <w:szCs w:val="22"/>
        </w:rPr>
        <w:commentReference w:id="42"/>
      </w:r>
    </w:p>
    <w:p w14:paraId="1E022DF4" w14:textId="77777777" w:rsidR="00DC0330" w:rsidRDefault="00000000">
      <w:pPr>
        <w:spacing w:after="0" w:line="480" w:lineRule="auto"/>
      </w:pPr>
      <w:r>
        <w:t>Cui, Y. G., van Esch, P., &amp; Kietzmann, J. (2026, April 13). How AI is threatening platforms’ revenue streams. Harvard Business Review.</w:t>
      </w:r>
    </w:p>
    <w:p w14:paraId="54A9AF66" w14:textId="77777777" w:rsidR="00DC0330" w:rsidRDefault="00000000">
      <w:pPr>
        <w:spacing w:after="0" w:line="480" w:lineRule="auto"/>
      </w:pPr>
      <w:r>
        <w:t>Cui, Y. G., &amp; van Esch, P. (2025). The end of search as we know it: Only those chosen by AI agents will survive in the delegate economy. Business Horizons. https://doi.org/10.1016/j.bushor.2025.11.006</w:t>
      </w:r>
    </w:p>
    <w:p w14:paraId="0CBABA05" w14:textId="77777777" w:rsidR="00DC0330" w:rsidRDefault="00000000">
      <w:pPr>
        <w:spacing w:after="0" w:line="480" w:lineRule="auto"/>
      </w:pPr>
      <w:r>
        <w:t>de Bellis, E., &amp; Venkataramani Johar, G. (2020). Autonomous shopping systems: Identifying and overcoming barriers to consumer adoption. Journal of Retailing, 96(1), 74–87.</w:t>
      </w:r>
    </w:p>
    <w:p w14:paraId="727EFCBF" w14:textId="77777777" w:rsidR="00DC0330" w:rsidRDefault="00000000">
      <w:pPr>
        <w:spacing w:after="0" w:line="480" w:lineRule="auto"/>
      </w:pPr>
      <w:r>
        <w:t>Dierickx, I., &amp; Cool, K. (1989). Asset stock accumulation and sustainability of competitive advantage. Management Science, 35(12), 1504–1511.</w:t>
      </w:r>
    </w:p>
    <w:p w14:paraId="0CB32EAA" w14:textId="77777777" w:rsidR="00DC0330" w:rsidRDefault="00000000">
      <w:pPr>
        <w:spacing w:after="0" w:line="480" w:lineRule="auto"/>
      </w:pPr>
      <w:r>
        <w:t>Dixon, M., Freeman, K., &amp; Toman, N. (2010). Stop trying to delight your customers. Harvard Business Review, 88(7/8), 116–122.</w:t>
      </w:r>
    </w:p>
    <w:p w14:paraId="5111EC39" w14:textId="77777777" w:rsidR="00DC0330" w:rsidRDefault="00000000">
      <w:pPr>
        <w:spacing w:after="0" w:line="480" w:lineRule="auto"/>
      </w:pPr>
      <w:r>
        <w:t>Engel, C., Ebel, P., &amp; Leimeister, J. M. (2022). Cognitive automation. Electronic Markets, 32(1), 339–350.</w:t>
      </w:r>
    </w:p>
    <w:p w14:paraId="37A036F3" w14:textId="77777777" w:rsidR="00DC0330" w:rsidRDefault="00000000">
      <w:pPr>
        <w:spacing w:after="0" w:line="480" w:lineRule="auto"/>
      </w:pPr>
      <w:r>
        <w:lastRenderedPageBreak/>
        <w:t>Engel, C., Elshan, E., Ebel, P., &amp; Leimeister, J. M. (2024). Stairway to heaven or highway to hell: A model for assessing cognitive automation use cases. Journal of Information Technology, 39(1), 94–122.</w:t>
      </w:r>
    </w:p>
    <w:p w14:paraId="1868E5DE" w14:textId="77777777" w:rsidR="00DC0330" w:rsidRDefault="00000000">
      <w:pPr>
        <w:spacing w:after="0" w:line="480" w:lineRule="auto"/>
      </w:pPr>
      <w:r>
        <w:t>Hax, A. C., &amp; Majluf, N. S. (1983). The use of the industry attractiveness-business strength matrix in strategic planning. Interfaces, 13(2), 54–71.</w:t>
      </w:r>
    </w:p>
    <w:p w14:paraId="0B47241C" w14:textId="77777777" w:rsidR="00DC0330" w:rsidRDefault="00000000">
      <w:pPr>
        <w:spacing w:after="0" w:line="480" w:lineRule="auto"/>
      </w:pPr>
      <w:r>
        <w:t>Jensen, M. C., &amp; Meckling, W. H. (1976). Theory of the firm: Managerial behavior, agency costs and ownership structure. Journal of Financial Economics, 3(4), 305–360.</w:t>
      </w:r>
    </w:p>
    <w:p w14:paraId="4340EAF6" w14:textId="77777777" w:rsidR="00DC0330" w:rsidRDefault="00000000">
      <w:pPr>
        <w:spacing w:after="0" w:line="480" w:lineRule="auto"/>
      </w:pPr>
      <w:r>
        <w:t>Lemon, K. N., &amp; Verhoef, P. C. (2016). Understanding customer experience throughout the customer journey. Journal of Marketing, 80(6), 69–96.</w:t>
      </w:r>
    </w:p>
    <w:p w14:paraId="2C82C053" w14:textId="77777777" w:rsidR="00DC0330" w:rsidRDefault="00000000">
      <w:pPr>
        <w:spacing w:after="0" w:line="480" w:lineRule="auto"/>
      </w:pPr>
      <w:r>
        <w:t>Mertens, M., Kuzee, A., Harris, B. S., Lyu, H., Li, W., Rosenfeld, J., Anto, M., Fleming, M., &amp; Thompson, N. (2026). Crashing waves vs. rising tides: Preliminary findings on AI automation from thousands of worker evaluations of labor market tasks. arXiv. https://doi.org/10.48550/arXiv.2604.01363</w:t>
      </w:r>
    </w:p>
    <w:p w14:paraId="2F190BA4" w14:textId="77777777" w:rsidR="00DC0330" w:rsidRDefault="00000000">
      <w:pPr>
        <w:spacing w:after="0" w:line="480" w:lineRule="auto"/>
      </w:pPr>
      <w:r>
        <w:t>Palmer, A., &amp; Capoot, A. (2026, March 20). OpenAI’s first crack at online shopping stumbled. It’s preparing for the next wave. CNBC.</w:t>
      </w:r>
    </w:p>
    <w:p w14:paraId="6EE06419" w14:textId="77777777" w:rsidR="00DC0330" w:rsidRDefault="00000000">
      <w:pPr>
        <w:spacing w:after="0" w:line="480" w:lineRule="auto"/>
      </w:pPr>
      <w:r>
        <w:t>Parasuraman, A., Zeithaml, V., &amp; Berry, L. (1988). SERVQUAL: A multiple-item scale for measuring consumer perceptions of service quality. Journal of Retailing, 64, 12–40.</w:t>
      </w:r>
    </w:p>
    <w:p w14:paraId="316D04E6" w14:textId="77777777" w:rsidR="00DC0330" w:rsidRDefault="00000000">
      <w:pPr>
        <w:spacing w:after="0" w:line="480" w:lineRule="auto"/>
      </w:pPr>
      <w:r>
        <w:t>Staub, L., van Giffen, B., Hehn, J., &amp; Sturm, S. (2023). Design thinking for artificial intelligence: How design thinking can help organizations to address common AI project challenges. In H. Degen et al. (Eds.), HCI International 2023 (pp. 251–267). Springer. https://doi.org/10.1007/978-3-031-48057-7_16</w:t>
      </w:r>
    </w:p>
    <w:p w14:paraId="3E61C219" w14:textId="77777777" w:rsidR="00DC0330" w:rsidRDefault="00000000">
      <w:pPr>
        <w:spacing w:after="0" w:line="480" w:lineRule="auto"/>
      </w:pPr>
      <w:r>
        <w:lastRenderedPageBreak/>
        <w:t>Stremersch, S., Cabooter, E., Guitart, I. A., &amp; Camacho, N. (2025). Customer insights for innovation: A framework and research agenda for marketing. Journal of the Academy of Marketing Science, 53, 29–51. https://doi.org/10.1007/s11747-024-01051-8</w:t>
      </w:r>
    </w:p>
    <w:p w14:paraId="47600B0E" w14:textId="77777777" w:rsidR="00DC0330" w:rsidRDefault="00000000">
      <w:pPr>
        <w:spacing w:after="0" w:line="480" w:lineRule="auto"/>
      </w:pPr>
      <w:r>
        <w:t>Sturm, S., &amp; van Giffen, B. (2025). How organizations design portfolio management to govern AI: A taxonomy approach. Proceedings of the 33rd European Conference on Information Systems.</w:t>
      </w:r>
    </w:p>
    <w:p w14:paraId="4A94E6FC" w14:textId="77777777" w:rsidR="00DC0330" w:rsidRDefault="00000000">
      <w:pPr>
        <w:spacing w:after="0" w:line="480" w:lineRule="auto"/>
      </w:pPr>
      <w:r>
        <w:t>Williamson, O. E. (2007). The economic institutions of capitalism: Firms, markets, relational contracting. In Das Summa Summarum des Management (pp. 61–75). Gabler.</w:t>
      </w:r>
    </w:p>
    <w:p w14:paraId="4D6E35A7" w14:textId="77777777" w:rsidR="00DC0330" w:rsidRDefault="00000000">
      <w:pPr>
        <w:spacing w:after="0" w:line="480" w:lineRule="auto"/>
      </w:pPr>
      <w:r>
        <w:t>Zeithaml, V. A. (1988). Consumer perceptions of price, quality, and value: A means-end model and synthesis of evidence. Journal of Marketing, 52(3), 2–22.</w:t>
      </w:r>
    </w:p>
    <w:p w14:paraId="180D14EC" w14:textId="77777777" w:rsidR="00DC0330" w:rsidRDefault="00000000">
      <w:pPr>
        <w:keepNext/>
        <w:pageBreakBefore/>
        <w:spacing w:before="160" w:after="0" w:line="480" w:lineRule="auto"/>
        <w:jc w:val="center"/>
      </w:pPr>
      <w:r>
        <w:rPr>
          <w:rFonts w:cs="Times New Roman"/>
          <w:b/>
        </w:rPr>
        <w:lastRenderedPageBreak/>
        <w:t>TABLES AND FIGURES</w:t>
      </w:r>
    </w:p>
    <w:p w14:paraId="48E85FA0" w14:textId="77777777" w:rsidR="00DC0330" w:rsidRDefault="00000000">
      <w:pPr>
        <w:keepNext/>
        <w:spacing w:after="0" w:line="240" w:lineRule="auto"/>
      </w:pPr>
      <w:r>
        <w:rPr>
          <w:rFonts w:cs="Times New Roman"/>
          <w:b/>
        </w:rPr>
        <w:t>Table 1. Illustrative factor menu for the Reliability Matrix. Factors are examples, not a universal instrument.</w:t>
      </w:r>
    </w:p>
    <w:tbl>
      <w:tblPr>
        <w:tblStyle w:val="TableGrid"/>
        <w:tblW w:w="0" w:type="auto"/>
        <w:jc w:val="center"/>
        <w:tblLayout w:type="fixed"/>
        <w:tblCellMar>
          <w:top w:w="40" w:type="dxa"/>
          <w:left w:w="50" w:type="dxa"/>
          <w:bottom w:w="40" w:type="dxa"/>
          <w:right w:w="50" w:type="dxa"/>
        </w:tblCellMar>
        <w:tblLook w:val="04A0" w:firstRow="1" w:lastRow="0" w:firstColumn="1" w:lastColumn="0" w:noHBand="0" w:noVBand="1"/>
      </w:tblPr>
      <w:tblGrid>
        <w:gridCol w:w="1656"/>
        <w:gridCol w:w="3024"/>
        <w:gridCol w:w="1656"/>
        <w:gridCol w:w="3024"/>
      </w:tblGrid>
      <w:tr w:rsidR="00DC0330" w14:paraId="6B40D3FD" w14:textId="77777777">
        <w:trPr>
          <w:cantSplit/>
          <w:jc w:val="center"/>
        </w:trPr>
        <w:tc>
          <w:tcPr>
            <w:tcW w:w="1656" w:type="dxa"/>
            <w:vAlign w:val="center"/>
          </w:tcPr>
          <w:p w14:paraId="15A95851" w14:textId="77777777" w:rsidR="00DC0330" w:rsidRDefault="00000000">
            <w:r>
              <w:rPr>
                <w:b/>
              </w:rPr>
              <w:t>Required factor</w:t>
            </w:r>
          </w:p>
        </w:tc>
        <w:tc>
          <w:tcPr>
            <w:tcW w:w="3024" w:type="dxa"/>
            <w:vAlign w:val="center"/>
          </w:tcPr>
          <w:p w14:paraId="1CADD114" w14:textId="77777777" w:rsidR="00DC0330" w:rsidRDefault="00000000">
            <w:r>
              <w:rPr>
                <w:b/>
              </w:rPr>
              <w:t>What it captures</w:t>
            </w:r>
          </w:p>
        </w:tc>
        <w:tc>
          <w:tcPr>
            <w:tcW w:w="1656" w:type="dxa"/>
            <w:vAlign w:val="center"/>
          </w:tcPr>
          <w:p w14:paraId="533AA1D7" w14:textId="77777777" w:rsidR="00DC0330" w:rsidRDefault="00000000">
            <w:r>
              <w:rPr>
                <w:b/>
              </w:rPr>
              <w:t>Attainable factor</w:t>
            </w:r>
          </w:p>
        </w:tc>
        <w:tc>
          <w:tcPr>
            <w:tcW w:w="3024" w:type="dxa"/>
            <w:vAlign w:val="center"/>
          </w:tcPr>
          <w:p w14:paraId="0B5F8A14" w14:textId="77777777" w:rsidR="00DC0330" w:rsidRDefault="00000000">
            <w:r>
              <w:rPr>
                <w:b/>
              </w:rPr>
              <w:t>What it captures</w:t>
            </w:r>
          </w:p>
        </w:tc>
      </w:tr>
      <w:tr w:rsidR="00DC0330" w14:paraId="47C1D3D7" w14:textId="77777777">
        <w:trPr>
          <w:cantSplit/>
          <w:jc w:val="center"/>
        </w:trPr>
        <w:tc>
          <w:tcPr>
            <w:tcW w:w="1656" w:type="dxa"/>
            <w:vAlign w:val="center"/>
          </w:tcPr>
          <w:p w14:paraId="31118FFD" w14:textId="77777777" w:rsidR="00DC0330" w:rsidRDefault="00000000">
            <w:r>
              <w:t>Remediation burden</w:t>
            </w:r>
          </w:p>
        </w:tc>
        <w:tc>
          <w:tcPr>
            <w:tcW w:w="3024" w:type="dxa"/>
            <w:vAlign w:val="center"/>
          </w:tcPr>
          <w:p w14:paraId="09CDB927" w14:textId="77777777" w:rsidR="00DC0330" w:rsidRDefault="00000000">
            <w:r>
              <w:t>Customer work required to repair a failure</w:t>
            </w:r>
          </w:p>
        </w:tc>
        <w:tc>
          <w:tcPr>
            <w:tcW w:w="1656" w:type="dxa"/>
            <w:vAlign w:val="center"/>
          </w:tcPr>
          <w:p w14:paraId="3444B149" w14:textId="77777777" w:rsidR="00DC0330" w:rsidRDefault="00000000">
            <w:r>
              <w:t>Classification</w:t>
            </w:r>
          </w:p>
        </w:tc>
        <w:tc>
          <w:tcPr>
            <w:tcW w:w="3024" w:type="dxa"/>
            <w:vAlign w:val="center"/>
          </w:tcPr>
          <w:p w14:paraId="4A520620" w14:textId="77777777" w:rsidR="00DC0330" w:rsidRDefault="00000000">
            <w:r>
              <w:t>Whether the system reads the situation correctly</w:t>
            </w:r>
          </w:p>
        </w:tc>
      </w:tr>
      <w:tr w:rsidR="00DC0330" w14:paraId="5B86407C" w14:textId="77777777">
        <w:trPr>
          <w:cantSplit/>
          <w:jc w:val="center"/>
        </w:trPr>
        <w:tc>
          <w:tcPr>
            <w:tcW w:w="1656" w:type="dxa"/>
            <w:vAlign w:val="center"/>
          </w:tcPr>
          <w:p w14:paraId="71E8AD41" w14:textId="77777777" w:rsidR="00DC0330" w:rsidRDefault="00000000">
            <w:r>
              <w:t>Reversibility</w:t>
            </w:r>
          </w:p>
        </w:tc>
        <w:tc>
          <w:tcPr>
            <w:tcW w:w="3024" w:type="dxa"/>
            <w:vAlign w:val="center"/>
          </w:tcPr>
          <w:p w14:paraId="064B81C4" w14:textId="77777777" w:rsidR="00DC0330" w:rsidRDefault="00000000">
            <w:r>
              <w:t>Whether the action can be undone</w:t>
            </w:r>
          </w:p>
        </w:tc>
        <w:tc>
          <w:tcPr>
            <w:tcW w:w="1656" w:type="dxa"/>
            <w:vAlign w:val="center"/>
          </w:tcPr>
          <w:p w14:paraId="19BDE617" w14:textId="77777777" w:rsidR="00DC0330" w:rsidRDefault="00000000">
            <w:r>
              <w:t>Action selection</w:t>
            </w:r>
          </w:p>
        </w:tc>
        <w:tc>
          <w:tcPr>
            <w:tcW w:w="3024" w:type="dxa"/>
            <w:vAlign w:val="center"/>
          </w:tcPr>
          <w:p w14:paraId="2530C870" w14:textId="77777777" w:rsidR="00DC0330" w:rsidRDefault="00000000">
            <w:r>
              <w:t>Whether it chooses an appropriate action</w:t>
            </w:r>
          </w:p>
        </w:tc>
      </w:tr>
      <w:tr w:rsidR="00DC0330" w14:paraId="40A51286" w14:textId="77777777">
        <w:trPr>
          <w:cantSplit/>
          <w:jc w:val="center"/>
        </w:trPr>
        <w:tc>
          <w:tcPr>
            <w:tcW w:w="1656" w:type="dxa"/>
            <w:vAlign w:val="center"/>
          </w:tcPr>
          <w:p w14:paraId="4864C00B" w14:textId="77777777" w:rsidR="00DC0330" w:rsidRDefault="00000000">
            <w:r>
              <w:t>Stakes</w:t>
            </w:r>
          </w:p>
        </w:tc>
        <w:tc>
          <w:tcPr>
            <w:tcW w:w="3024" w:type="dxa"/>
            <w:vAlign w:val="center"/>
          </w:tcPr>
          <w:p w14:paraId="5C284E85" w14:textId="77777777" w:rsidR="00DC0330" w:rsidRDefault="00000000">
            <w:r>
              <w:t>Magnitude of harm from a wrong result</w:t>
            </w:r>
          </w:p>
        </w:tc>
        <w:tc>
          <w:tcPr>
            <w:tcW w:w="1656" w:type="dxa"/>
            <w:vAlign w:val="center"/>
          </w:tcPr>
          <w:p w14:paraId="11592D12" w14:textId="77777777" w:rsidR="00DC0330" w:rsidRDefault="00000000">
            <w:r>
              <w:t>Execution</w:t>
            </w:r>
          </w:p>
        </w:tc>
        <w:tc>
          <w:tcPr>
            <w:tcW w:w="3024" w:type="dxa"/>
            <w:vAlign w:val="center"/>
          </w:tcPr>
          <w:p w14:paraId="2522BC78" w14:textId="77777777" w:rsidR="00DC0330" w:rsidRDefault="00000000">
            <w:r>
              <w:t>Whether connected systems can complete the action</w:t>
            </w:r>
          </w:p>
        </w:tc>
      </w:tr>
      <w:tr w:rsidR="00DC0330" w14:paraId="1BBD6A63" w14:textId="77777777">
        <w:trPr>
          <w:cantSplit/>
          <w:jc w:val="center"/>
        </w:trPr>
        <w:tc>
          <w:tcPr>
            <w:tcW w:w="1656" w:type="dxa"/>
            <w:vAlign w:val="center"/>
          </w:tcPr>
          <w:p w14:paraId="17C46ABC" w14:textId="77777777" w:rsidR="00DC0330" w:rsidRDefault="00000000">
            <w:r>
              <w:t>Detectability</w:t>
            </w:r>
          </w:p>
        </w:tc>
        <w:tc>
          <w:tcPr>
            <w:tcW w:w="3024" w:type="dxa"/>
            <w:vAlign w:val="center"/>
          </w:tcPr>
          <w:p w14:paraId="653F6FC8" w14:textId="77777777" w:rsidR="00DC0330" w:rsidRDefault="00000000">
            <w:r>
              <w:t>Whether the customer can see the error</w:t>
            </w:r>
          </w:p>
        </w:tc>
        <w:tc>
          <w:tcPr>
            <w:tcW w:w="1656" w:type="dxa"/>
            <w:vAlign w:val="center"/>
          </w:tcPr>
          <w:p w14:paraId="4DB0426B" w14:textId="77777777" w:rsidR="00DC0330" w:rsidRDefault="00000000">
            <w:r>
              <w:t>Verification</w:t>
            </w:r>
          </w:p>
        </w:tc>
        <w:tc>
          <w:tcPr>
            <w:tcW w:w="3024" w:type="dxa"/>
            <w:vAlign w:val="center"/>
          </w:tcPr>
          <w:p w14:paraId="7DF0D8E3" w14:textId="77777777" w:rsidR="00DC0330" w:rsidRDefault="00000000">
            <w:r>
              <w:t>Whether the system can confirm the outcome</w:t>
            </w:r>
          </w:p>
        </w:tc>
      </w:tr>
      <w:tr w:rsidR="00DC0330" w14:paraId="5FB90582" w14:textId="77777777">
        <w:trPr>
          <w:cantSplit/>
          <w:jc w:val="center"/>
        </w:trPr>
        <w:tc>
          <w:tcPr>
            <w:tcW w:w="1656" w:type="dxa"/>
            <w:vAlign w:val="center"/>
          </w:tcPr>
          <w:p w14:paraId="4CA71D6C" w14:textId="77777777" w:rsidR="00DC0330" w:rsidRDefault="00000000">
            <w:r>
              <w:t>Coupling</w:t>
            </w:r>
          </w:p>
        </w:tc>
        <w:tc>
          <w:tcPr>
            <w:tcW w:w="3024" w:type="dxa"/>
            <w:vAlign w:val="center"/>
          </w:tcPr>
          <w:p w14:paraId="4220A0AF" w14:textId="77777777" w:rsidR="00DC0330" w:rsidRDefault="00000000">
            <w:r>
              <w:t>Whether one failure spreads to other tasks</w:t>
            </w:r>
          </w:p>
        </w:tc>
        <w:tc>
          <w:tcPr>
            <w:tcW w:w="1656" w:type="dxa"/>
            <w:vAlign w:val="center"/>
          </w:tcPr>
          <w:p w14:paraId="78C13B5A" w14:textId="77777777" w:rsidR="00DC0330" w:rsidRDefault="00000000">
            <w:r>
              <w:t>Recovery</w:t>
            </w:r>
          </w:p>
        </w:tc>
        <w:tc>
          <w:tcPr>
            <w:tcW w:w="3024" w:type="dxa"/>
            <w:vAlign w:val="center"/>
          </w:tcPr>
          <w:p w14:paraId="280EED79" w14:textId="77777777" w:rsidR="00DC0330" w:rsidRDefault="00000000">
            <w:r>
              <w:t>Whether failures have a defined repair or escalation path</w:t>
            </w:r>
          </w:p>
        </w:tc>
      </w:tr>
      <w:tr w:rsidR="00DC0330" w14:paraId="2424B4F4" w14:textId="77777777">
        <w:trPr>
          <w:cantSplit/>
          <w:jc w:val="center"/>
        </w:trPr>
        <w:tc>
          <w:tcPr>
            <w:tcW w:w="1656" w:type="dxa"/>
            <w:vAlign w:val="center"/>
          </w:tcPr>
          <w:p w14:paraId="5815422A" w14:textId="77777777" w:rsidR="00DC0330" w:rsidRDefault="00000000">
            <w:r>
              <w:t>Alignment suspicion</w:t>
            </w:r>
          </w:p>
        </w:tc>
        <w:tc>
          <w:tcPr>
            <w:tcW w:w="3024" w:type="dxa"/>
            <w:vAlign w:val="center"/>
          </w:tcPr>
          <w:p w14:paraId="42981B5A" w14:textId="77777777" w:rsidR="00DC0330" w:rsidRDefault="00000000">
            <w:r>
              <w:t>Doubt that the agent serves the customer</w:t>
            </w:r>
          </w:p>
        </w:tc>
        <w:tc>
          <w:tcPr>
            <w:tcW w:w="1656" w:type="dxa"/>
            <w:vAlign w:val="center"/>
          </w:tcPr>
          <w:p w14:paraId="605E1A38" w14:textId="77777777" w:rsidR="00DC0330" w:rsidRDefault="00000000">
            <w:r>
              <w:t>Data structure</w:t>
            </w:r>
          </w:p>
        </w:tc>
        <w:tc>
          <w:tcPr>
            <w:tcW w:w="3024" w:type="dxa"/>
            <w:vAlign w:val="center"/>
          </w:tcPr>
          <w:p w14:paraId="1520BDF9" w14:textId="77777777" w:rsidR="00DC0330" w:rsidRDefault="00000000">
            <w:r>
              <w:t>Whether needed inputs are current and machine-readable</w:t>
            </w:r>
          </w:p>
        </w:tc>
      </w:tr>
      <w:tr w:rsidR="00DC0330" w14:paraId="3E7F8942" w14:textId="77777777">
        <w:trPr>
          <w:cantSplit/>
          <w:jc w:val="center"/>
        </w:trPr>
        <w:tc>
          <w:tcPr>
            <w:tcW w:w="1656" w:type="dxa"/>
            <w:vAlign w:val="center"/>
          </w:tcPr>
          <w:p w14:paraId="2F3EB0A9" w14:textId="77777777" w:rsidR="00DC0330" w:rsidRDefault="00000000">
            <w:r>
              <w:t>Frequency</w:t>
            </w:r>
          </w:p>
        </w:tc>
        <w:tc>
          <w:tcPr>
            <w:tcW w:w="3024" w:type="dxa"/>
            <w:vAlign w:val="center"/>
          </w:tcPr>
          <w:p w14:paraId="130C09D5" w14:textId="77777777" w:rsidR="00DC0330" w:rsidRDefault="00000000">
            <w:r>
              <w:t>Whether small error rates compound with use</w:t>
            </w:r>
          </w:p>
        </w:tc>
        <w:tc>
          <w:tcPr>
            <w:tcW w:w="1656" w:type="dxa"/>
            <w:vAlign w:val="center"/>
          </w:tcPr>
          <w:p w14:paraId="4FE1D9F7" w14:textId="77777777" w:rsidR="00DC0330" w:rsidRDefault="00000000">
            <w:r>
              <w:t>Probabilistic exposure</w:t>
            </w:r>
          </w:p>
        </w:tc>
        <w:tc>
          <w:tcPr>
            <w:tcW w:w="3024" w:type="dxa"/>
            <w:vAlign w:val="center"/>
          </w:tcPr>
          <w:p w14:paraId="2673AB4E" w14:textId="77777777" w:rsidR="00DC0330" w:rsidRDefault="00000000">
            <w:r>
              <w:t>How much unchecked generative output reaches action</w:t>
            </w:r>
          </w:p>
        </w:tc>
      </w:tr>
      <w:tr w:rsidR="00DC0330" w14:paraId="69334985" w14:textId="77777777">
        <w:trPr>
          <w:cantSplit/>
          <w:jc w:val="center"/>
        </w:trPr>
        <w:tc>
          <w:tcPr>
            <w:tcW w:w="1656" w:type="dxa"/>
            <w:vAlign w:val="center"/>
          </w:tcPr>
          <w:p w14:paraId="3DC16C1D" w14:textId="77777777" w:rsidR="00DC0330" w:rsidRDefault="00000000">
            <w:r>
              <w:t>Status quo quality</w:t>
            </w:r>
          </w:p>
        </w:tc>
        <w:tc>
          <w:tcPr>
            <w:tcW w:w="3024" w:type="dxa"/>
            <w:vAlign w:val="center"/>
          </w:tcPr>
          <w:p w14:paraId="405D64C9" w14:textId="77777777" w:rsidR="00DC0330" w:rsidRDefault="00000000">
            <w:r>
              <w:t>How easy and trusted the current method is</w:t>
            </w:r>
          </w:p>
        </w:tc>
        <w:tc>
          <w:tcPr>
            <w:tcW w:w="1656" w:type="dxa"/>
            <w:vAlign w:val="center"/>
          </w:tcPr>
          <w:p w14:paraId="59F03B19" w14:textId="77777777" w:rsidR="00DC0330" w:rsidRDefault="00000000">
            <w:r>
              <w:t>Organizational readiness</w:t>
            </w:r>
          </w:p>
        </w:tc>
        <w:tc>
          <w:tcPr>
            <w:tcW w:w="3024" w:type="dxa"/>
            <w:vAlign w:val="center"/>
          </w:tcPr>
          <w:p w14:paraId="7018243E" w14:textId="77777777" w:rsidR="00DC0330" w:rsidRDefault="00000000">
            <w:r>
              <w:t>Whether people and processes can sustain the workflow</w:t>
            </w:r>
          </w:p>
        </w:tc>
      </w:tr>
    </w:tbl>
    <w:p w14:paraId="6F985BD7" w14:textId="77777777" w:rsidR="00DC0330" w:rsidRDefault="00000000">
      <w:pPr>
        <w:keepNext/>
        <w:spacing w:after="0" w:line="240" w:lineRule="auto"/>
      </w:pPr>
      <w:r>
        <w:rPr>
          <w:b/>
        </w:rPr>
        <w:t>Figure 1. Four tasks placed on the Reliability Matrix (illustrative).</w:t>
      </w:r>
    </w:p>
    <w:tbl>
      <w:tblPr>
        <w:tblW w:w="0" w:type="auto"/>
        <w:jc w:val="center"/>
        <w:tblLayout w:type="fixed"/>
        <w:tblCellMar>
          <w:top w:w="40" w:type="dxa"/>
          <w:left w:w="50" w:type="dxa"/>
          <w:bottom w:w="40" w:type="dxa"/>
          <w:right w:w="50" w:type="dxa"/>
        </w:tblCellMar>
        <w:tblLook w:val="04A0" w:firstRow="1" w:lastRow="0" w:firstColumn="1" w:lastColumn="0" w:noHBand="0" w:noVBand="1"/>
      </w:tblPr>
      <w:tblGrid>
        <w:gridCol w:w="4536"/>
        <w:gridCol w:w="4536"/>
      </w:tblGrid>
      <w:tr w:rsidR="00DC0330" w14:paraId="7ED924DD" w14:textId="77777777">
        <w:trPr>
          <w:cantSplit/>
          <w:jc w:val="center"/>
        </w:trPr>
        <w:tc>
          <w:tcPr>
            <w:tcW w:w="4536" w:type="dxa"/>
          </w:tcPr>
          <w:p w14:paraId="43082FDB" w14:textId="77777777" w:rsidR="00DC0330" w:rsidRDefault="00000000">
            <w:pPr>
              <w:spacing w:after="0" w:line="240" w:lineRule="auto"/>
              <w:jc w:val="center"/>
            </w:pPr>
            <w:r>
              <w:rPr>
                <w:noProof/>
              </w:rPr>
              <w:drawing>
                <wp:inline distT="0" distB="0" distL="0" distR="0" wp14:anchorId="40510C9B" wp14:editId="005D7E63">
                  <wp:extent cx="2743200" cy="173615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12"/>
                          <a:stretch>
                            <a:fillRect/>
                          </a:stretch>
                        </pic:blipFill>
                        <pic:spPr>
                          <a:xfrm>
                            <a:off x="0" y="0"/>
                            <a:ext cx="2743200" cy="1736152"/>
                          </a:xfrm>
                          <a:prstGeom prst="rect">
                            <a:avLst/>
                          </a:prstGeom>
                        </pic:spPr>
                      </pic:pic>
                    </a:graphicData>
                  </a:graphic>
                </wp:inline>
              </w:drawing>
            </w:r>
          </w:p>
        </w:tc>
        <w:tc>
          <w:tcPr>
            <w:tcW w:w="4536" w:type="dxa"/>
          </w:tcPr>
          <w:p w14:paraId="2C20BC00" w14:textId="77777777" w:rsidR="00DC0330" w:rsidRDefault="00000000">
            <w:pPr>
              <w:spacing w:after="0" w:line="240" w:lineRule="auto"/>
              <w:jc w:val="center"/>
            </w:pPr>
            <w:r>
              <w:rPr>
                <w:noProof/>
              </w:rPr>
              <w:drawing>
                <wp:inline distT="0" distB="0" distL="0" distR="0" wp14:anchorId="1DC65AE8" wp14:editId="5D9A3FF0">
                  <wp:extent cx="2743200" cy="173615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13"/>
                          <a:stretch>
                            <a:fillRect/>
                          </a:stretch>
                        </pic:blipFill>
                        <pic:spPr>
                          <a:xfrm>
                            <a:off x="0" y="0"/>
                            <a:ext cx="2743200" cy="1736152"/>
                          </a:xfrm>
                          <a:prstGeom prst="rect">
                            <a:avLst/>
                          </a:prstGeom>
                        </pic:spPr>
                      </pic:pic>
                    </a:graphicData>
                  </a:graphic>
                </wp:inline>
              </w:drawing>
            </w:r>
          </w:p>
        </w:tc>
      </w:tr>
      <w:tr w:rsidR="00DC0330" w14:paraId="0F52BE1D" w14:textId="77777777">
        <w:trPr>
          <w:cantSplit/>
          <w:jc w:val="center"/>
        </w:trPr>
        <w:tc>
          <w:tcPr>
            <w:tcW w:w="4536" w:type="dxa"/>
          </w:tcPr>
          <w:p w14:paraId="6B681C75" w14:textId="77777777" w:rsidR="00DC0330" w:rsidRDefault="00000000">
            <w:pPr>
              <w:spacing w:after="0" w:line="240" w:lineRule="auto"/>
              <w:jc w:val="center"/>
            </w:pPr>
            <w:r>
              <w:rPr>
                <w:rFonts w:cs="Times New Roman"/>
                <w:i/>
                <w:sz w:val="22"/>
              </w:rPr>
              <w:t>(a) Pharmacy</w:t>
            </w:r>
          </w:p>
        </w:tc>
        <w:tc>
          <w:tcPr>
            <w:tcW w:w="4536" w:type="dxa"/>
          </w:tcPr>
          <w:p w14:paraId="14189D2F" w14:textId="77777777" w:rsidR="00DC0330" w:rsidRDefault="00000000">
            <w:pPr>
              <w:spacing w:after="0" w:line="240" w:lineRule="auto"/>
              <w:jc w:val="center"/>
            </w:pPr>
            <w:r>
              <w:rPr>
                <w:rFonts w:cs="Times New Roman"/>
                <w:i/>
                <w:sz w:val="22"/>
              </w:rPr>
              <w:t>(b) Travel</w:t>
            </w:r>
          </w:p>
        </w:tc>
      </w:tr>
    </w:tbl>
    <w:p w14:paraId="74540E30" w14:textId="77777777" w:rsidR="00DC0330" w:rsidRDefault="00000000">
      <w:pPr>
        <w:spacing w:after="0" w:line="240" w:lineRule="auto"/>
      </w:pPr>
      <w:r>
        <w:t>Coordinates are illustrative placement aids on a 1-to-5 scale. The quadrant, not the decimal score, determines the deployment posture.</w:t>
      </w:r>
    </w:p>
    <w:sectPr w:rsidR="00DC0330" w:rsidSect="00034616">
      <w:footerReference w:type="default" r:id="rId14"/>
      <w:pgSz w:w="12240" w:h="15840"/>
      <w:pgMar w:top="1440" w:right="1440" w:bottom="1440" w:left="1440" w:header="720" w:footer="720" w:gutter="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Gary Braswell" w:date="2026-08-17T12:32:00Z" w:initials="GB">
    <w:p w14:paraId="7FDC2778" w14:textId="77777777" w:rsidR="00B446AC" w:rsidRDefault="00B446AC" w:rsidP="00B446AC">
      <w:pPr>
        <w:pStyle w:val="CommentText"/>
      </w:pPr>
      <w:r>
        <w:rPr>
          <w:rStyle w:val="CommentReference"/>
        </w:rPr>
        <w:annotationRef/>
      </w:r>
      <w:r>
        <w:t>Add reference</w:t>
      </w:r>
    </w:p>
  </w:comment>
  <w:comment w:id="1" w:author="Gary Braswell" w:date="2026-08-17T12:33:00Z" w:initials="GB">
    <w:p w14:paraId="3996E06B" w14:textId="77777777" w:rsidR="00884BD0" w:rsidRDefault="00884BD0" w:rsidP="00884BD0">
      <w:pPr>
        <w:pStyle w:val="CommentText"/>
      </w:pPr>
      <w:r>
        <w:rPr>
          <w:rStyle w:val="CommentReference"/>
        </w:rPr>
        <w:annotationRef/>
      </w:r>
      <w:r>
        <w:t>REF</w:t>
      </w:r>
    </w:p>
  </w:comment>
  <w:comment w:id="3" w:author="Gary Braswell" w:date="2026-08-17T12:32:00Z" w:initials="GB">
    <w:p w14:paraId="4DC859F3" w14:textId="77777777" w:rsidR="00B446AC" w:rsidRDefault="00B446AC" w:rsidP="00B446AC">
      <w:pPr>
        <w:pStyle w:val="CommentText"/>
      </w:pPr>
      <w:r>
        <w:rPr>
          <w:rStyle w:val="CommentReference"/>
        </w:rPr>
        <w:annotationRef/>
      </w:r>
      <w:r>
        <w:t>REF</w:t>
      </w:r>
    </w:p>
  </w:comment>
  <w:comment w:id="4" w:author="Gary Braswell" w:date="2026-08-17T12:33:00Z" w:initials="GB">
    <w:p w14:paraId="40D1EE8E" w14:textId="77777777" w:rsidR="00B446AC" w:rsidRDefault="00B446AC" w:rsidP="00B446AC">
      <w:pPr>
        <w:pStyle w:val="CommentText"/>
      </w:pPr>
      <w:r>
        <w:rPr>
          <w:rStyle w:val="CommentReference"/>
        </w:rPr>
        <w:annotationRef/>
      </w:r>
      <w:r>
        <w:t>REF</w:t>
      </w:r>
    </w:p>
  </w:comment>
  <w:comment w:id="2" w:author="Gary Braswell" w:date="2026-08-17T12:34:00Z" w:initials="GB">
    <w:p w14:paraId="2AB14F4F" w14:textId="77777777" w:rsidR="003D2876" w:rsidRDefault="003D2876" w:rsidP="003D2876">
      <w:pPr>
        <w:pStyle w:val="CommentText"/>
      </w:pPr>
      <w:r>
        <w:rPr>
          <w:rStyle w:val="CommentReference"/>
        </w:rPr>
        <w:annotationRef/>
      </w:r>
      <w:r>
        <w:t>Rework to give good POs credit and identify how DAD can help the good POs.</w:t>
      </w:r>
    </w:p>
  </w:comment>
  <w:comment w:id="5" w:author="Gary Braswell" w:date="2026-08-17T12:39:00Z" w:initials="GB">
    <w:p w14:paraId="06ECA90E" w14:textId="77777777" w:rsidR="0094403A" w:rsidRDefault="00A922FD" w:rsidP="0094403A">
      <w:pPr>
        <w:pStyle w:val="CommentText"/>
      </w:pPr>
      <w:r>
        <w:rPr>
          <w:rStyle w:val="CommentReference"/>
        </w:rPr>
        <w:annotationRef/>
      </w:r>
      <w:r w:rsidR="0094403A">
        <w:t>Mature?  Established?  Guys like me are sensitive to “old” lol</w:t>
      </w:r>
    </w:p>
  </w:comment>
  <w:comment w:id="6" w:author="Gary Braswell" w:date="2026-08-17T12:42:00Z" w:initials="GB">
    <w:p w14:paraId="75AF97B4" w14:textId="77777777" w:rsidR="00A5250C" w:rsidRDefault="00A5250C" w:rsidP="00A5250C">
      <w:pPr>
        <w:pStyle w:val="CommentText"/>
      </w:pPr>
      <w:r>
        <w:rPr>
          <w:rStyle w:val="CommentReference"/>
        </w:rPr>
        <w:annotationRef/>
      </w:r>
      <w:r>
        <w:t>I wonder if there’s a “jagged frontier” reference that belongs here?</w:t>
      </w:r>
    </w:p>
  </w:comment>
  <w:comment w:id="13" w:author="Gary Braswell" w:date="2026-08-17T12:45:00Z" w:initials="GB">
    <w:p w14:paraId="22A51ADA" w14:textId="77777777" w:rsidR="00CC3C01" w:rsidRDefault="00CC3C01" w:rsidP="00CC3C01">
      <w:pPr>
        <w:pStyle w:val="CommentText"/>
      </w:pPr>
      <w:r>
        <w:rPr>
          <w:rStyle w:val="CommentReference"/>
        </w:rPr>
        <w:annotationRef/>
      </w:r>
      <w:r>
        <w:t>REF</w:t>
      </w:r>
    </w:p>
  </w:comment>
  <w:comment w:id="14" w:author="Gary Braswell" w:date="2026-08-17T12:59:00Z" w:initials="GB">
    <w:p w14:paraId="5C1C82FA" w14:textId="77777777" w:rsidR="00940797" w:rsidRDefault="00940797" w:rsidP="00940797">
      <w:pPr>
        <w:pStyle w:val="CommentText"/>
      </w:pPr>
      <w:r>
        <w:rPr>
          <w:rStyle w:val="CommentReference"/>
        </w:rPr>
        <w:annotationRef/>
      </w:r>
      <w:r>
        <w:t>We need to consider whether we identify the technologies that track user behavior in the wild - like Full Story, Log Rocket, Google Analytics, etc.  This is more like how real feedback will be collected instead of prototype.  It’s almost like A/B tests in the wild.</w:t>
      </w:r>
    </w:p>
  </w:comment>
  <w:comment w:id="15" w:author="Gary Braswell" w:date="2026-08-17T13:21:00Z" w:initials="GB">
    <w:p w14:paraId="0FA075FF" w14:textId="77777777" w:rsidR="00E16D30" w:rsidRDefault="00E16D30" w:rsidP="00E16D30">
      <w:pPr>
        <w:pStyle w:val="CommentText"/>
      </w:pPr>
      <w:r>
        <w:rPr>
          <w:rStyle w:val="CommentReference"/>
        </w:rPr>
        <w:annotationRef/>
      </w:r>
      <w:r>
        <w:t>REF</w:t>
      </w:r>
    </w:p>
  </w:comment>
  <w:comment w:id="18" w:author="Gary Braswell" w:date="2026-08-17T13:25:00Z" w:initials="GB">
    <w:p w14:paraId="2EE88366" w14:textId="77777777" w:rsidR="004F661A" w:rsidRDefault="004F661A" w:rsidP="004F661A">
      <w:pPr>
        <w:pStyle w:val="CommentText"/>
      </w:pPr>
      <w:r>
        <w:rPr>
          <w:rStyle w:val="CommentReference"/>
        </w:rPr>
        <w:annotationRef/>
      </w:r>
      <w:r>
        <w:t>Probabilistic?</w:t>
      </w:r>
    </w:p>
  </w:comment>
  <w:comment w:id="19" w:author="Gary Braswell" w:date="2026-08-17T13:27:00Z" w:initials="GB">
    <w:p w14:paraId="286E536C" w14:textId="77777777" w:rsidR="00533E63" w:rsidRDefault="00533E63" w:rsidP="00533E63">
      <w:pPr>
        <w:pStyle w:val="CommentText"/>
      </w:pPr>
      <w:r>
        <w:rPr>
          <w:rStyle w:val="CommentReference"/>
        </w:rPr>
        <w:annotationRef/>
      </w:r>
      <w:r>
        <w:t>Overall, I really like this.  I just don’t know what is meant by “that figure was not end-to-end reliability”.</w:t>
      </w:r>
    </w:p>
  </w:comment>
  <w:comment w:id="20" w:author="Gary Braswell" w:date="2026-08-17T13:28:00Z" w:initials="GB">
    <w:p w14:paraId="2C4F0DDF" w14:textId="77777777" w:rsidR="00533E63" w:rsidRDefault="00533E63" w:rsidP="00533E63">
      <w:pPr>
        <w:pStyle w:val="CommentText"/>
      </w:pPr>
      <w:r>
        <w:rPr>
          <w:rStyle w:val="CommentReference"/>
        </w:rPr>
        <w:annotationRef/>
      </w:r>
      <w:r>
        <w:t>Love this part.</w:t>
      </w:r>
    </w:p>
  </w:comment>
  <w:comment w:id="23" w:author="Gary Braswell" w:date="2026-08-17T13:30:00Z" w:initials="GB">
    <w:p w14:paraId="7F5284D0" w14:textId="77777777" w:rsidR="00F14D78" w:rsidRDefault="00F14D78" w:rsidP="00F14D78">
      <w:pPr>
        <w:pStyle w:val="CommentText"/>
      </w:pPr>
      <w:r>
        <w:rPr>
          <w:rStyle w:val="CommentReference"/>
        </w:rPr>
        <w:annotationRef/>
      </w:r>
      <w:r>
        <w:t>Boundaries?</w:t>
      </w:r>
    </w:p>
  </w:comment>
  <w:comment w:id="24" w:author="Gary Braswell" w:date="2026-08-17T13:32:00Z" w:initials="GB">
    <w:p w14:paraId="31C55F65" w14:textId="77777777" w:rsidR="00213681" w:rsidRDefault="00213681" w:rsidP="00213681">
      <w:pPr>
        <w:pStyle w:val="CommentText"/>
      </w:pPr>
      <w:r>
        <w:rPr>
          <w:rStyle w:val="CommentReference"/>
        </w:rPr>
        <w:annotationRef/>
      </w:r>
      <w:r>
        <w:t>Gate or classification?</w:t>
      </w:r>
    </w:p>
  </w:comment>
  <w:comment w:id="25" w:author="Gary Braswell" w:date="2026-08-17T13:33:00Z" w:initials="GB">
    <w:p w14:paraId="226B19BB" w14:textId="77777777" w:rsidR="00406BAA" w:rsidRDefault="00406BAA" w:rsidP="00406BAA">
      <w:pPr>
        <w:pStyle w:val="CommentText"/>
      </w:pPr>
      <w:r>
        <w:rPr>
          <w:rStyle w:val="CommentReference"/>
        </w:rPr>
        <w:annotationRef/>
      </w:r>
      <w:r>
        <w:t>Good.</w:t>
      </w:r>
    </w:p>
  </w:comment>
  <w:comment w:id="26" w:author="Gary Braswell" w:date="2026-08-17T13:36:00Z" w:initials="GB">
    <w:p w14:paraId="571BB077" w14:textId="77777777" w:rsidR="00940774" w:rsidRDefault="00940774" w:rsidP="00940774">
      <w:pPr>
        <w:pStyle w:val="CommentText"/>
      </w:pPr>
      <w:r>
        <w:rPr>
          <w:rStyle w:val="CommentReference"/>
        </w:rPr>
        <w:annotationRef/>
      </w:r>
      <w:r>
        <w:t>I wonder, though, if we don’t mention the incremental steps that the AI Architect or Product Owner may facilitate internally to build things that are not immediately realized as Agentic delegates, but which are required to hit the reliability threshold for having  them?</w:t>
      </w:r>
    </w:p>
    <w:p w14:paraId="5C4D9B79" w14:textId="77777777" w:rsidR="00940774" w:rsidRDefault="00940774" w:rsidP="00940774">
      <w:pPr>
        <w:pStyle w:val="CommentText"/>
      </w:pPr>
    </w:p>
    <w:p w14:paraId="28524D6C" w14:textId="77777777" w:rsidR="00940774" w:rsidRDefault="00940774" w:rsidP="00940774">
      <w:pPr>
        <w:pStyle w:val="CommentText"/>
      </w:pPr>
      <w:r>
        <w:t>In other words, if you need 4 services to support full rollback of an agentic service with a high required reliability, you may have multiple releases to build those services, before the agent ever sees the light of day.</w:t>
      </w:r>
    </w:p>
    <w:p w14:paraId="7870E140" w14:textId="77777777" w:rsidR="00940774" w:rsidRDefault="00940774" w:rsidP="00940774">
      <w:pPr>
        <w:pStyle w:val="CommentText"/>
      </w:pPr>
    </w:p>
    <w:p w14:paraId="0E5126C5" w14:textId="77777777" w:rsidR="00940774" w:rsidRDefault="00940774" w:rsidP="00940774">
      <w:pPr>
        <w:pStyle w:val="CommentText"/>
      </w:pPr>
      <w:r>
        <w:t>I’m just trying to figure out how this categorization / gating framework plays with the incremental release development that happens to build critical mass capabilities for agentic deployment.</w:t>
      </w:r>
    </w:p>
  </w:comment>
  <w:comment w:id="27" w:author="Gary Braswell" w:date="2026-08-17T13:37:00Z" w:initials="GB">
    <w:p w14:paraId="0FDAD6EE" w14:textId="77777777" w:rsidR="0071534A" w:rsidRDefault="0071534A" w:rsidP="0071534A">
      <w:pPr>
        <w:pStyle w:val="CommentText"/>
      </w:pPr>
      <w:r>
        <w:rPr>
          <w:rStyle w:val="CommentReference"/>
        </w:rPr>
        <w:annotationRef/>
      </w:r>
      <w:r>
        <w:t>Are we getting rid of the tabular examples?  I thought those were useful...</w:t>
      </w:r>
    </w:p>
  </w:comment>
  <w:comment w:id="28" w:author="Gary Braswell" w:date="2026-08-17T13:39:00Z" w:initials="GB">
    <w:p w14:paraId="7DA362BD" w14:textId="77777777" w:rsidR="004B6F95" w:rsidRDefault="004B6F95" w:rsidP="004B6F95">
      <w:pPr>
        <w:pStyle w:val="CommentText"/>
      </w:pPr>
      <w:r>
        <w:rPr>
          <w:rStyle w:val="CommentReference"/>
        </w:rPr>
        <w:annotationRef/>
      </w:r>
      <w:r>
        <w:t>From a formatting perspective, I think we could somehow differentiate the 4 quadrants when naming them.  I originally italicized them.  If you are comfortable with that, then we can do it again in the next iteration or ask AI to do it.</w:t>
      </w:r>
    </w:p>
  </w:comment>
  <w:comment w:id="29" w:author="Gary Braswell" w:date="2026-08-17T14:46:00Z" w:initials="GB">
    <w:p w14:paraId="6720CBB7" w14:textId="77777777" w:rsidR="0082166F" w:rsidRDefault="0082166F" w:rsidP="0082166F">
      <w:pPr>
        <w:pStyle w:val="CommentText"/>
      </w:pPr>
      <w:r>
        <w:rPr>
          <w:rStyle w:val="CommentReference"/>
        </w:rPr>
        <w:annotationRef/>
      </w:r>
      <w:r>
        <w:t>I really like section 6, but I’m trying to determine if there is a better-aligned title to the narrative of where some market-specific workflows sit inside the matrix and why.</w:t>
      </w:r>
    </w:p>
  </w:comment>
  <w:comment w:id="30" w:author="Gary Braswell" w:date="2026-08-17T14:48:00Z" w:initials="GB">
    <w:p w14:paraId="7C54B6B9" w14:textId="77777777" w:rsidR="00670448" w:rsidRDefault="00210E6F" w:rsidP="00670448">
      <w:pPr>
        <w:pStyle w:val="CommentText"/>
      </w:pPr>
      <w:r>
        <w:rPr>
          <w:rStyle w:val="CommentReference"/>
        </w:rPr>
        <w:annotationRef/>
      </w:r>
      <w:r w:rsidR="00670448">
        <w:t>This may be where we plug in my comment about incremental infrastructure build out - building out “pre-agentic” capabilities.  From the practitioner's perspective, the firm with an existing, mature service layer and a high-quality data lake is much closer to readiness for agentic deployments.</w:t>
      </w:r>
    </w:p>
  </w:comment>
  <w:comment w:id="31" w:author="Gary Braswell" w:date="2026-08-17T14:50:00Z" w:initials="GB">
    <w:p w14:paraId="0F50C253" w14:textId="77777777" w:rsidR="00E163E8" w:rsidRDefault="00E163E8" w:rsidP="00E163E8">
      <w:pPr>
        <w:pStyle w:val="CommentText"/>
      </w:pPr>
      <w:r>
        <w:rPr>
          <w:rStyle w:val="CommentReference"/>
        </w:rPr>
        <w:annotationRef/>
      </w:r>
      <w:r>
        <w:t>REF</w:t>
      </w:r>
    </w:p>
  </w:comment>
  <w:comment w:id="32" w:author="Gary Braswell" w:date="2026-08-17T14:50:00Z" w:initials="GB">
    <w:p w14:paraId="6F4CCD23" w14:textId="77777777" w:rsidR="00E163E8" w:rsidRDefault="00E163E8" w:rsidP="00E163E8">
      <w:pPr>
        <w:pStyle w:val="CommentText"/>
      </w:pPr>
      <w:r>
        <w:rPr>
          <w:rStyle w:val="CommentReference"/>
        </w:rPr>
        <w:annotationRef/>
      </w:r>
      <w:r>
        <w:t>REF</w:t>
      </w:r>
    </w:p>
  </w:comment>
  <w:comment w:id="42" w:author="Gary Braswell" w:date="2026-08-17T13:42:00Z" w:initials="GB">
    <w:p w14:paraId="099ECD83" w14:textId="77777777" w:rsidR="002005D2" w:rsidRDefault="002005D2" w:rsidP="002005D2">
      <w:pPr>
        <w:pStyle w:val="CommentText"/>
      </w:pPr>
      <w:r>
        <w:rPr>
          <w:rStyle w:val="CommentReference"/>
        </w:rPr>
        <w:annotationRef/>
      </w:r>
      <w:r>
        <w:t>I’m trying to figure out if the references are ALL double spaced or just double spaced between references?  The reason why I ask this is because Gina’s BH article only has double spacing between each reference.</w:t>
      </w:r>
    </w:p>
    <w:p w14:paraId="2C3EDE1A" w14:textId="77777777" w:rsidR="002005D2" w:rsidRDefault="002005D2" w:rsidP="002005D2">
      <w:pPr>
        <w:pStyle w:val="CommentText"/>
      </w:pPr>
    </w:p>
    <w:p w14:paraId="7C3775F6" w14:textId="77777777" w:rsidR="002005D2" w:rsidRDefault="002005D2" w:rsidP="002005D2">
      <w:pPr>
        <w:pStyle w:val="CommentText"/>
      </w:pPr>
      <w:r>
        <w:t>However, Gina’s BH article is almost 25 pages, and it’s single spaced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FDC2778" w15:done="0"/>
  <w15:commentEx w15:paraId="3996E06B" w15:done="0"/>
  <w15:commentEx w15:paraId="4DC859F3" w15:done="0"/>
  <w15:commentEx w15:paraId="40D1EE8E" w15:done="0"/>
  <w15:commentEx w15:paraId="2AB14F4F" w15:done="0"/>
  <w15:commentEx w15:paraId="06ECA90E" w15:done="0"/>
  <w15:commentEx w15:paraId="75AF97B4" w15:done="0"/>
  <w15:commentEx w15:paraId="22A51ADA" w15:done="0"/>
  <w15:commentEx w15:paraId="5C1C82FA" w15:done="0"/>
  <w15:commentEx w15:paraId="0FA075FF" w15:done="0"/>
  <w15:commentEx w15:paraId="2EE88366" w15:done="0"/>
  <w15:commentEx w15:paraId="286E536C" w15:done="0"/>
  <w15:commentEx w15:paraId="2C4F0DDF" w15:done="0"/>
  <w15:commentEx w15:paraId="7F5284D0" w15:done="0"/>
  <w15:commentEx w15:paraId="31C55F65" w15:done="0"/>
  <w15:commentEx w15:paraId="226B19BB" w15:done="0"/>
  <w15:commentEx w15:paraId="0E5126C5" w15:done="0"/>
  <w15:commentEx w15:paraId="0FDAD6EE" w15:done="0"/>
  <w15:commentEx w15:paraId="7DA362BD" w15:done="0"/>
  <w15:commentEx w15:paraId="6720CBB7" w15:done="0"/>
  <w15:commentEx w15:paraId="7C54B6B9" w15:done="0"/>
  <w15:commentEx w15:paraId="0F50C253" w15:done="0"/>
  <w15:commentEx w15:paraId="6F4CCD23" w15:done="0"/>
  <w15:commentEx w15:paraId="7C3775F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DE177E5" w16cex:dateUtc="2026-08-17T16:32:00Z"/>
  <w16cex:commentExtensible w16cex:durableId="3CE76D10" w16cex:dateUtc="2026-08-17T16:33:00Z"/>
  <w16cex:commentExtensible w16cex:durableId="281AD728" w16cex:dateUtc="2026-08-17T16:32:00Z"/>
  <w16cex:commentExtensible w16cex:durableId="36B775CC" w16cex:dateUtc="2026-08-17T16:33:00Z"/>
  <w16cex:commentExtensible w16cex:durableId="0EEA0B92" w16cex:dateUtc="2026-08-17T16:34:00Z"/>
  <w16cex:commentExtensible w16cex:durableId="2AB07BA1" w16cex:dateUtc="2026-08-17T16:39:00Z"/>
  <w16cex:commentExtensible w16cex:durableId="0D4575A1" w16cex:dateUtc="2026-08-17T16:42:00Z"/>
  <w16cex:commentExtensible w16cex:durableId="087B1A4A" w16cex:dateUtc="2026-08-17T16:45:00Z"/>
  <w16cex:commentExtensible w16cex:durableId="3F3415A6" w16cex:dateUtc="2026-08-17T16:59:00Z"/>
  <w16cex:commentExtensible w16cex:durableId="36B2467C" w16cex:dateUtc="2026-08-17T17:21:00Z"/>
  <w16cex:commentExtensible w16cex:durableId="74896935" w16cex:dateUtc="2026-08-17T17:25:00Z"/>
  <w16cex:commentExtensible w16cex:durableId="6362E007" w16cex:dateUtc="2026-08-17T17:27:00Z"/>
  <w16cex:commentExtensible w16cex:durableId="6E7B12BF" w16cex:dateUtc="2026-08-17T17:28:00Z"/>
  <w16cex:commentExtensible w16cex:durableId="42BBDF9F" w16cex:dateUtc="2026-08-17T17:30:00Z"/>
  <w16cex:commentExtensible w16cex:durableId="14739F59" w16cex:dateUtc="2026-08-17T17:32:00Z"/>
  <w16cex:commentExtensible w16cex:durableId="1300423B" w16cex:dateUtc="2026-08-17T17:33:00Z"/>
  <w16cex:commentExtensible w16cex:durableId="22D4FF17" w16cex:dateUtc="2026-08-17T17:36:00Z"/>
  <w16cex:commentExtensible w16cex:durableId="7131F009" w16cex:dateUtc="2026-08-17T17:37:00Z"/>
  <w16cex:commentExtensible w16cex:durableId="0E9D5BC3" w16cex:dateUtc="2026-08-17T17:39:00Z"/>
  <w16cex:commentExtensible w16cex:durableId="48AAFA61" w16cex:dateUtc="2026-08-17T18:46:00Z"/>
  <w16cex:commentExtensible w16cex:durableId="13D108EE" w16cex:dateUtc="2026-08-17T18:48:00Z"/>
  <w16cex:commentExtensible w16cex:durableId="30E649DF" w16cex:dateUtc="2026-08-17T18:50:00Z"/>
  <w16cex:commentExtensible w16cex:durableId="6134D3C7" w16cex:dateUtc="2026-08-17T18:50:00Z"/>
  <w16cex:commentExtensible w16cex:durableId="627A3175" w16cex:dateUtc="2026-08-17T17:4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FDC2778" w16cid:durableId="2DE177E5"/>
  <w16cid:commentId w16cid:paraId="3996E06B" w16cid:durableId="3CE76D10"/>
  <w16cid:commentId w16cid:paraId="4DC859F3" w16cid:durableId="281AD728"/>
  <w16cid:commentId w16cid:paraId="40D1EE8E" w16cid:durableId="36B775CC"/>
  <w16cid:commentId w16cid:paraId="2AB14F4F" w16cid:durableId="0EEA0B92"/>
  <w16cid:commentId w16cid:paraId="06ECA90E" w16cid:durableId="2AB07BA1"/>
  <w16cid:commentId w16cid:paraId="75AF97B4" w16cid:durableId="0D4575A1"/>
  <w16cid:commentId w16cid:paraId="22A51ADA" w16cid:durableId="087B1A4A"/>
  <w16cid:commentId w16cid:paraId="5C1C82FA" w16cid:durableId="3F3415A6"/>
  <w16cid:commentId w16cid:paraId="0FA075FF" w16cid:durableId="36B2467C"/>
  <w16cid:commentId w16cid:paraId="2EE88366" w16cid:durableId="74896935"/>
  <w16cid:commentId w16cid:paraId="286E536C" w16cid:durableId="6362E007"/>
  <w16cid:commentId w16cid:paraId="2C4F0DDF" w16cid:durableId="6E7B12BF"/>
  <w16cid:commentId w16cid:paraId="7F5284D0" w16cid:durableId="42BBDF9F"/>
  <w16cid:commentId w16cid:paraId="31C55F65" w16cid:durableId="14739F59"/>
  <w16cid:commentId w16cid:paraId="226B19BB" w16cid:durableId="1300423B"/>
  <w16cid:commentId w16cid:paraId="0E5126C5" w16cid:durableId="22D4FF17"/>
  <w16cid:commentId w16cid:paraId="0FDAD6EE" w16cid:durableId="7131F009"/>
  <w16cid:commentId w16cid:paraId="7DA362BD" w16cid:durableId="0E9D5BC3"/>
  <w16cid:commentId w16cid:paraId="6720CBB7" w16cid:durableId="48AAFA61"/>
  <w16cid:commentId w16cid:paraId="7C54B6B9" w16cid:durableId="13D108EE"/>
  <w16cid:commentId w16cid:paraId="0F50C253" w16cid:durableId="30E649DF"/>
  <w16cid:commentId w16cid:paraId="6F4CCD23" w16cid:durableId="6134D3C7"/>
  <w16cid:commentId w16cid:paraId="7C3775F6" w16cid:durableId="627A317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DEDCD1" w14:textId="77777777" w:rsidR="00E953E6" w:rsidRDefault="00E953E6">
      <w:pPr>
        <w:spacing w:after="0" w:line="240" w:lineRule="auto"/>
      </w:pPr>
      <w:r>
        <w:separator/>
      </w:r>
    </w:p>
  </w:endnote>
  <w:endnote w:type="continuationSeparator" w:id="0">
    <w:p w14:paraId="4AB6F19F" w14:textId="77777777" w:rsidR="00E953E6" w:rsidRDefault="00E953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0B2874" w14:textId="3391566F" w:rsidR="00DC0330" w:rsidRDefault="00000000">
    <w:pPr>
      <w:pStyle w:val="Footer"/>
      <w:jc w:val="center"/>
    </w:pPr>
    <w:r>
      <w:rPr>
        <w:rFonts w:cs="Times New Roman"/>
      </w:rPr>
      <w:fldChar w:fldCharType="begin"/>
    </w:r>
    <w:r>
      <w:rPr>
        <w:rFonts w:cs="Times New Roman"/>
      </w:rPr>
      <w:instrText xml:space="preserve"> PAGE </w:instrText>
    </w:r>
    <w:r w:rsidR="001A4F82">
      <w:rPr>
        <w:rFonts w:cs="Times New Roman"/>
      </w:rPr>
      <w:fldChar w:fldCharType="separate"/>
    </w:r>
    <w:r w:rsidR="001A4F82">
      <w:rPr>
        <w:rFonts w:cs="Times New Roman"/>
        <w:noProof/>
      </w:rPr>
      <w:t>2</w:t>
    </w:r>
    <w:r>
      <w:rPr>
        <w:rFonts w:cs="Times New Roma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7AA780" w14:textId="77777777" w:rsidR="00E953E6" w:rsidRDefault="00E953E6">
      <w:pPr>
        <w:spacing w:after="0" w:line="240" w:lineRule="auto"/>
      </w:pPr>
      <w:r>
        <w:separator/>
      </w:r>
    </w:p>
  </w:footnote>
  <w:footnote w:type="continuationSeparator" w:id="0">
    <w:p w14:paraId="1EFD9CD9" w14:textId="77777777" w:rsidR="00E953E6" w:rsidRDefault="00E953E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97916377">
    <w:abstractNumId w:val="8"/>
  </w:num>
  <w:num w:numId="2" w16cid:durableId="2052802715">
    <w:abstractNumId w:val="6"/>
  </w:num>
  <w:num w:numId="3" w16cid:durableId="729694639">
    <w:abstractNumId w:val="5"/>
  </w:num>
  <w:num w:numId="4" w16cid:durableId="1675914747">
    <w:abstractNumId w:val="4"/>
  </w:num>
  <w:num w:numId="5" w16cid:durableId="1183593303">
    <w:abstractNumId w:val="7"/>
  </w:num>
  <w:num w:numId="6" w16cid:durableId="1485854296">
    <w:abstractNumId w:val="3"/>
  </w:num>
  <w:num w:numId="7" w16cid:durableId="1852720135">
    <w:abstractNumId w:val="2"/>
  </w:num>
  <w:num w:numId="8" w16cid:durableId="1330064317">
    <w:abstractNumId w:val="1"/>
  </w:num>
  <w:num w:numId="9" w16cid:durableId="319848236">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ary Braswell">
    <w15:presenceInfo w15:providerId="AD" w15:userId="S::gbraswe5@students.kennesaw.edu::74395eda-7efe-4817-b8ec-5463f6025ff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paperpile-doc-id" w:val="W676C733Y124W817"/>
    <w:docVar w:name="paperpile-doc-name" w:val="Disciplined_Agentic_Development_BH_v7.docx"/>
  </w:docVars>
  <w:rsids>
    <w:rsidRoot w:val="00B47730"/>
    <w:rsid w:val="00034616"/>
    <w:rsid w:val="000476D8"/>
    <w:rsid w:val="0006063C"/>
    <w:rsid w:val="000D3A88"/>
    <w:rsid w:val="001415C6"/>
    <w:rsid w:val="0015074B"/>
    <w:rsid w:val="001A4F82"/>
    <w:rsid w:val="002005D2"/>
    <w:rsid w:val="00210E6F"/>
    <w:rsid w:val="00213681"/>
    <w:rsid w:val="0024650F"/>
    <w:rsid w:val="002564D9"/>
    <w:rsid w:val="0029639D"/>
    <w:rsid w:val="00326F90"/>
    <w:rsid w:val="003D2876"/>
    <w:rsid w:val="00406BAA"/>
    <w:rsid w:val="004B6F95"/>
    <w:rsid w:val="004F661A"/>
    <w:rsid w:val="00533E63"/>
    <w:rsid w:val="0055236D"/>
    <w:rsid w:val="00652BDF"/>
    <w:rsid w:val="00670448"/>
    <w:rsid w:val="0071534A"/>
    <w:rsid w:val="007C1FBC"/>
    <w:rsid w:val="007E6A82"/>
    <w:rsid w:val="00817BC0"/>
    <w:rsid w:val="0082166F"/>
    <w:rsid w:val="00884BD0"/>
    <w:rsid w:val="008B0AB2"/>
    <w:rsid w:val="008E4546"/>
    <w:rsid w:val="00940774"/>
    <w:rsid w:val="00940797"/>
    <w:rsid w:val="0094403A"/>
    <w:rsid w:val="009E5B18"/>
    <w:rsid w:val="00A5250C"/>
    <w:rsid w:val="00A922FD"/>
    <w:rsid w:val="00AA1D8D"/>
    <w:rsid w:val="00B4132F"/>
    <w:rsid w:val="00B446AC"/>
    <w:rsid w:val="00B47730"/>
    <w:rsid w:val="00B758FC"/>
    <w:rsid w:val="00B92FDA"/>
    <w:rsid w:val="00CB0664"/>
    <w:rsid w:val="00CC3C01"/>
    <w:rsid w:val="00CE1D27"/>
    <w:rsid w:val="00DC0330"/>
    <w:rsid w:val="00E163E8"/>
    <w:rsid w:val="00E16D30"/>
    <w:rsid w:val="00E51930"/>
    <w:rsid w:val="00E953E6"/>
    <w:rsid w:val="00EF6F39"/>
    <w:rsid w:val="00F14D78"/>
    <w:rsid w:val="00F23C3A"/>
    <w:rsid w:val="00F941D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AC3AE098-2C6F-47C9-B7C7-FCF0486BA7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CommentReference">
    <w:name w:val="annotation reference"/>
    <w:basedOn w:val="DefaultParagraphFont"/>
    <w:uiPriority w:val="99"/>
    <w:semiHidden/>
    <w:unhideWhenUsed/>
    <w:rsid w:val="00B446AC"/>
    <w:rPr>
      <w:sz w:val="16"/>
      <w:szCs w:val="16"/>
    </w:rPr>
  </w:style>
  <w:style w:type="paragraph" w:styleId="CommentText">
    <w:name w:val="annotation text"/>
    <w:basedOn w:val="Normal"/>
    <w:link w:val="CommentTextChar"/>
    <w:uiPriority w:val="99"/>
    <w:unhideWhenUsed/>
    <w:rsid w:val="00B446AC"/>
    <w:pPr>
      <w:spacing w:line="240" w:lineRule="auto"/>
    </w:pPr>
    <w:rPr>
      <w:sz w:val="20"/>
      <w:szCs w:val="20"/>
    </w:rPr>
  </w:style>
  <w:style w:type="character" w:customStyle="1" w:styleId="CommentTextChar">
    <w:name w:val="Comment Text Char"/>
    <w:basedOn w:val="DefaultParagraphFont"/>
    <w:link w:val="CommentText"/>
    <w:uiPriority w:val="99"/>
    <w:rsid w:val="00B446AC"/>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B446AC"/>
    <w:rPr>
      <w:b/>
      <w:bCs/>
    </w:rPr>
  </w:style>
  <w:style w:type="character" w:customStyle="1" w:styleId="CommentSubjectChar">
    <w:name w:val="Comment Subject Char"/>
    <w:basedOn w:val="CommentTextChar"/>
    <w:link w:val="CommentSubject"/>
    <w:uiPriority w:val="99"/>
    <w:semiHidden/>
    <w:rsid w:val="00B446AC"/>
    <w:rPr>
      <w:rFonts w:ascii="Times New Roman" w:hAnsi="Times New Roman"/>
      <w:b/>
      <w:bCs/>
      <w:sz w:val="20"/>
      <w:szCs w:val="20"/>
    </w:rPr>
  </w:style>
  <w:style w:type="paragraph" w:styleId="Revision">
    <w:name w:val="Revision"/>
    <w:hidden/>
    <w:uiPriority w:val="99"/>
    <w:semiHidden/>
    <w:rsid w:val="0024650F"/>
    <w:pPr>
      <w:spacing w:after="0" w:line="240" w:lineRule="auto"/>
    </w:pPr>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2.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theme" Target="theme/theme1.xml"/><Relationship Id="rId2" Type="http://schemas.openxmlformats.org/officeDocument/2006/relationships/numbering" Target="numbering.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fontTable" Target="fontTable.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262</TotalTime>
  <Pages>23</Pages>
  <Words>10775</Words>
  <Characters>59913</Characters>
  <Application>Microsoft Office Word</Application>
  <DocSecurity>0</DocSecurity>
  <Lines>998</Lines>
  <Paragraphs>357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70331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Disciplined Agentic Development: Determining Which Agents to Build First</dc:title>
  <dc:subject>Business Horizons special issue manuscript</dc:subject>
  <dc:creator>Steven E. Phelan; Gary J. Braswell; Buddy Williams</dc:creator>
  <cp:keywords/>
  <dc:description>generated by python-docx</dc:description>
  <cp:lastModifiedBy>Gary Braswell</cp:lastModifiedBy>
  <cp:revision>45</cp:revision>
  <dcterms:created xsi:type="dcterms:W3CDTF">2013-12-23T23:15:00Z</dcterms:created>
  <dcterms:modified xsi:type="dcterms:W3CDTF">2026-08-17T18:57:00Z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d5290fb8-305e-4e06-9f55-594ae96cc474</vt:lpwstr>
  </property>
</Properties>
</file>